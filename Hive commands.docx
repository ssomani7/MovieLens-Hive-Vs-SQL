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16EB1" w14:textId="77777777" w:rsidR="005F77B8" w:rsidRDefault="00221247">
      <w:proofErr w:type="gramStart"/>
      <w:r>
        <w:t>Login :</w:t>
      </w:r>
      <w:proofErr w:type="gramEnd"/>
    </w:p>
    <w:p w14:paraId="48F037F2" w14:textId="77777777" w:rsidR="005F77B8" w:rsidRDefault="005F77B8"/>
    <w:p w14:paraId="429F08DE" w14:textId="77777777" w:rsidR="005F77B8" w:rsidRDefault="00221247">
      <w:proofErr w:type="spellStart"/>
      <w:r>
        <w:t>ssh</w:t>
      </w:r>
      <w:proofErr w:type="spellEnd"/>
      <w:r>
        <w:t xml:space="preserve"> -l bigdata01 linux.scudc.scu.edu</w:t>
      </w:r>
    </w:p>
    <w:p w14:paraId="6A241133" w14:textId="77777777" w:rsidR="005F77B8" w:rsidRDefault="005F77B8"/>
    <w:p w14:paraId="1A9AD10A" w14:textId="5365ACAA" w:rsidR="005F77B8" w:rsidRDefault="00221247">
      <w:pPr>
        <w:rPr>
          <w:sz w:val="18"/>
          <w:szCs w:val="18"/>
        </w:rPr>
      </w:pPr>
      <w:r>
        <w:rPr>
          <w:sz w:val="18"/>
          <w:szCs w:val="18"/>
        </w:rPr>
        <w:t>cd $HIVE_HOME</w:t>
      </w:r>
    </w:p>
    <w:p w14:paraId="7E9DDBBB" w14:textId="77777777" w:rsidR="00221247" w:rsidRPr="00221247" w:rsidRDefault="00221247">
      <w:pPr>
        <w:rPr>
          <w:sz w:val="18"/>
          <w:szCs w:val="18"/>
        </w:rPr>
      </w:pPr>
      <w:bookmarkStart w:id="0" w:name="_GoBack"/>
      <w:bookmarkEnd w:id="0"/>
    </w:p>
    <w:p w14:paraId="40523384" w14:textId="77777777" w:rsidR="005F77B8" w:rsidRDefault="00221247">
      <w:r>
        <w:t xml:space="preserve">Data copy from local to </w:t>
      </w:r>
      <w:proofErr w:type="spellStart"/>
      <w:r>
        <w:t>ssh</w:t>
      </w:r>
      <w:proofErr w:type="spellEnd"/>
      <w:r>
        <w:t xml:space="preserve"> directory</w:t>
      </w:r>
    </w:p>
    <w:p w14:paraId="2C8F225A" w14:textId="77777777" w:rsidR="005F77B8" w:rsidRDefault="005F77B8"/>
    <w:p w14:paraId="0A25908B" w14:textId="77777777" w:rsidR="005F77B8" w:rsidRDefault="00221247">
      <w:proofErr w:type="spellStart"/>
      <w:r>
        <w:t>scp</w:t>
      </w:r>
      <w:proofErr w:type="spellEnd"/>
      <w:r>
        <w:t xml:space="preserve"> -r data </w:t>
      </w:r>
      <w:hyperlink r:id="rId5">
        <w:r>
          <w:rPr>
            <w:color w:val="1155CC"/>
            <w:u w:val="single"/>
          </w:rPr>
          <w:t>bigdata01@linux.scudc.scu.edu</w:t>
        </w:r>
      </w:hyperlink>
      <w:r>
        <w:t>:/home/bigdata01/</w:t>
      </w:r>
    </w:p>
    <w:p w14:paraId="5E26E0A9" w14:textId="77777777" w:rsidR="005F77B8" w:rsidRDefault="005F77B8"/>
    <w:p w14:paraId="1485AE21" w14:textId="77777777" w:rsidR="005F77B8" w:rsidRDefault="00221247">
      <w:pPr>
        <w:spacing w:line="264" w:lineRule="auto"/>
      </w:pPr>
      <w:r>
        <w:rPr>
          <w:shd w:val="clear" w:color="auto" w:fill="F9F9F9"/>
        </w:rPr>
        <w:t>setup cdh-5.12</w:t>
      </w:r>
    </w:p>
    <w:p w14:paraId="6775EFB1" w14:textId="77777777" w:rsidR="005F77B8" w:rsidRDefault="00221247">
      <w:r>
        <w:t>cd $HIVE_HOME</w:t>
      </w:r>
    </w:p>
    <w:p w14:paraId="327952FC" w14:textId="77777777" w:rsidR="005F77B8" w:rsidRDefault="00221247">
      <w:r>
        <w:t>cd bin/</w:t>
      </w:r>
    </w:p>
    <w:p w14:paraId="737166C9" w14:textId="77777777" w:rsidR="005F77B8" w:rsidRDefault="00221247">
      <w:r>
        <w:t>hive</w:t>
      </w:r>
    </w:p>
    <w:p w14:paraId="608113AB" w14:textId="77777777" w:rsidR="005F77B8" w:rsidRDefault="005F77B8"/>
    <w:p w14:paraId="52DC81A1" w14:textId="77777777" w:rsidR="005F77B8" w:rsidRDefault="00221247">
      <w:hyperlink r:id="rId6">
        <w:r>
          <w:rPr>
            <w:color w:val="1155CC"/>
            <w:u w:val="single"/>
          </w:rPr>
          <w:t>https://pdfs.semanticscholar.org/ae03/35f556cb67692d35ec1262155c3b0861104f.pdf</w:t>
        </w:r>
      </w:hyperlink>
    </w:p>
    <w:p w14:paraId="7065D6A6" w14:textId="77777777" w:rsidR="005F77B8" w:rsidRDefault="005F77B8"/>
    <w:p w14:paraId="0DE8A45B" w14:textId="77777777" w:rsidR="005F77B8" w:rsidRDefault="005F77B8"/>
    <w:p w14:paraId="30F5E8E3" w14:textId="77777777" w:rsidR="005F77B8" w:rsidRDefault="005F77B8"/>
    <w:p w14:paraId="64F41E49" w14:textId="77777777" w:rsidR="005F77B8" w:rsidRDefault="00221247">
      <w:commentRangeStart w:id="1"/>
      <w:r>
        <w:t xml:space="preserve">Check what is in our </w:t>
      </w:r>
      <w:proofErr w:type="spellStart"/>
      <w:r>
        <w:t>hdfs</w:t>
      </w:r>
      <w:proofErr w:type="spellEnd"/>
    </w:p>
    <w:p w14:paraId="043ABDDA" w14:textId="77777777" w:rsidR="005F77B8" w:rsidRDefault="0022124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</w:t>
      </w:r>
      <w:r>
        <w:t>data01</w:t>
      </w:r>
    </w:p>
    <w:p w14:paraId="5C91F3D0" w14:textId="77777777" w:rsidR="005F77B8" w:rsidRDefault="005F77B8"/>
    <w:p w14:paraId="6643656D" w14:textId="77777777" w:rsidR="005F77B8" w:rsidRDefault="00221247">
      <w:r>
        <w:t xml:space="preserve">Copy data from local to </w:t>
      </w:r>
      <w:proofErr w:type="spellStart"/>
      <w:r>
        <w:t>hdfs</w:t>
      </w:r>
      <w:proofErr w:type="spellEnd"/>
      <w:r>
        <w:t>:</w:t>
      </w:r>
    </w:p>
    <w:p w14:paraId="4296F1E5" w14:textId="77777777" w:rsidR="005F77B8" w:rsidRDefault="0022124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visdata</w:t>
      </w:r>
      <w:proofErr w:type="spellEnd"/>
    </w:p>
    <w:p w14:paraId="33CABC3A" w14:textId="77777777" w:rsidR="005F77B8" w:rsidRDefault="0022124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testData.csv /user/bigdata01/</w:t>
      </w:r>
      <w:proofErr w:type="spellStart"/>
      <w:r>
        <w:t>visdata</w:t>
      </w:r>
      <w:proofErr w:type="spellEnd"/>
      <w:r>
        <w:t>/</w:t>
      </w:r>
    </w:p>
    <w:p w14:paraId="03A3D557" w14:textId="77777777" w:rsidR="005F77B8" w:rsidRDefault="005F77B8"/>
    <w:p w14:paraId="3F3C1D08" w14:textId="77777777" w:rsidR="005F77B8" w:rsidRDefault="00221247">
      <w:r>
        <w:t>Check if csv file copied:</w:t>
      </w:r>
    </w:p>
    <w:p w14:paraId="00329F1E" w14:textId="77777777" w:rsidR="005F77B8" w:rsidRDefault="0022124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visdata</w:t>
      </w:r>
      <w:proofErr w:type="spellEnd"/>
    </w:p>
    <w:p w14:paraId="310EE1E5" w14:textId="77777777" w:rsidR="005F77B8" w:rsidRDefault="005F77B8"/>
    <w:p w14:paraId="22FCD72D" w14:textId="77777777" w:rsidR="005F77B8" w:rsidRDefault="00221247">
      <w:r>
        <w:t xml:space="preserve">Table creation </w:t>
      </w:r>
      <w:proofErr w:type="gramStart"/>
      <w:r>
        <w:t>command :</w:t>
      </w:r>
      <w:proofErr w:type="gramEnd"/>
    </w:p>
    <w:p w14:paraId="58D79810" w14:textId="77777777" w:rsidR="005F77B8" w:rsidRDefault="00221247">
      <w:r>
        <w:t>CREATE EXTERNAL TABLE IF NOT EXISTS test1(</w:t>
      </w:r>
      <w:proofErr w:type="spellStart"/>
      <w:r>
        <w:t>EmployeeID</w:t>
      </w:r>
      <w:proofErr w:type="spellEnd"/>
      <w:r>
        <w:t xml:space="preserve"> </w:t>
      </w:r>
      <w:proofErr w:type="spellStart"/>
      <w:proofErr w:type="gramStart"/>
      <w:r>
        <w:t>INT,FirstName</w:t>
      </w:r>
      <w:proofErr w:type="spellEnd"/>
      <w:proofErr w:type="gramEnd"/>
      <w:r>
        <w:t xml:space="preserve"> STRING)</w:t>
      </w:r>
    </w:p>
    <w:p w14:paraId="61F178EC" w14:textId="77777777" w:rsidR="005F77B8" w:rsidRDefault="00221247">
      <w:r>
        <w:t>COMMENT 'Employee details'</w:t>
      </w:r>
    </w:p>
    <w:p w14:paraId="07B8F125" w14:textId="77777777" w:rsidR="005F77B8" w:rsidRDefault="00221247">
      <w:r>
        <w:t>ROW FORMAT DELIMITED</w:t>
      </w:r>
    </w:p>
    <w:p w14:paraId="5D07D222" w14:textId="77777777" w:rsidR="005F77B8" w:rsidRDefault="00221247">
      <w:r>
        <w:t>FIELDS TERMINATED BY ','</w:t>
      </w:r>
    </w:p>
    <w:p w14:paraId="10155D50" w14:textId="77777777" w:rsidR="005F77B8" w:rsidRDefault="00221247">
      <w:r>
        <w:t>LINES TERMINATED BY '\n'</w:t>
      </w:r>
    </w:p>
    <w:p w14:paraId="1EA97C50" w14:textId="77777777" w:rsidR="005F77B8" w:rsidRDefault="00221247">
      <w:r>
        <w:t>STORED AS TEXTFILE</w:t>
      </w:r>
    </w:p>
    <w:p w14:paraId="6712D004" w14:textId="77777777" w:rsidR="005F77B8" w:rsidRDefault="00221247">
      <w:r>
        <w:t>LOCATION '/user/bigdata01/</w:t>
      </w:r>
      <w:proofErr w:type="spellStart"/>
      <w:r>
        <w:t>visdata</w:t>
      </w:r>
      <w:proofErr w:type="spellEnd"/>
      <w:r>
        <w:t>/';</w:t>
      </w:r>
    </w:p>
    <w:p w14:paraId="57C32A2E" w14:textId="77777777" w:rsidR="005F77B8" w:rsidRDefault="005F77B8"/>
    <w:p w14:paraId="753602CB" w14:textId="77777777" w:rsidR="005F77B8" w:rsidRDefault="00221247">
      <w:r>
        <w:t xml:space="preserve">Check data exists in </w:t>
      </w:r>
      <w:proofErr w:type="gramStart"/>
      <w:r>
        <w:t>table</w:t>
      </w:r>
      <w:r>
        <w:t xml:space="preserve"> :</w:t>
      </w:r>
      <w:proofErr w:type="gramEnd"/>
    </w:p>
    <w:p w14:paraId="34162F04" w14:textId="77777777" w:rsidR="005F77B8" w:rsidRDefault="00221247">
      <w:r>
        <w:t>select * from test1;</w:t>
      </w:r>
      <w:commentRangeEnd w:id="1"/>
      <w:r>
        <w:commentReference w:id="1"/>
      </w:r>
    </w:p>
    <w:p w14:paraId="52167D4D" w14:textId="77777777" w:rsidR="005F77B8" w:rsidRDefault="005F77B8"/>
    <w:p w14:paraId="43D1CC70" w14:textId="77777777" w:rsidR="005F77B8" w:rsidRDefault="005F77B8"/>
    <w:p w14:paraId="629CB9E1" w14:textId="77777777" w:rsidR="005F77B8" w:rsidRDefault="00221247">
      <w:r>
        <w:t>Create our data tables</w:t>
      </w:r>
    </w:p>
    <w:p w14:paraId="3193DABC" w14:textId="77777777" w:rsidR="005F77B8" w:rsidRDefault="005F77B8"/>
    <w:p w14:paraId="103B2AA7" w14:textId="77777777" w:rsidR="005F77B8" w:rsidRDefault="00221247">
      <w:pPr>
        <w:numPr>
          <w:ilvl w:val="0"/>
          <w:numId w:val="1"/>
        </w:numPr>
      </w:pPr>
      <w:r>
        <w:t xml:space="preserve">Move data from your machine to </w:t>
      </w:r>
      <w:proofErr w:type="spellStart"/>
      <w:r>
        <w:t>linux</w:t>
      </w:r>
      <w:proofErr w:type="spellEnd"/>
      <w:r>
        <w:t xml:space="preserve"> </w:t>
      </w:r>
      <w:commentRangeStart w:id="2"/>
      <w:r>
        <w:t>bigdata01</w:t>
      </w:r>
      <w:commentRangeEnd w:id="2"/>
      <w:r>
        <w:commentReference w:id="2"/>
      </w:r>
    </w:p>
    <w:p w14:paraId="48DFFFAA" w14:textId="77777777" w:rsidR="005F77B8" w:rsidRDefault="00221247">
      <w:pPr>
        <w:ind w:left="720"/>
      </w:pPr>
      <w:proofErr w:type="spellStart"/>
      <w:r>
        <w:lastRenderedPageBreak/>
        <w:t>scp</w:t>
      </w:r>
      <w:proofErr w:type="spellEnd"/>
      <w:r>
        <w:t xml:space="preserve"> -r data </w:t>
      </w:r>
      <w:hyperlink r:id="rId10">
        <w:r>
          <w:rPr>
            <w:color w:val="1155CC"/>
            <w:u w:val="single"/>
          </w:rPr>
          <w:t>bigdata01@linux.scudc.scu.edu</w:t>
        </w:r>
      </w:hyperlink>
      <w:r>
        <w:t>:/home/bigdata01/</w:t>
      </w:r>
    </w:p>
    <w:p w14:paraId="54600309" w14:textId="77777777" w:rsidR="005F77B8" w:rsidRDefault="005F77B8">
      <w:pPr>
        <w:ind w:left="720"/>
      </w:pPr>
    </w:p>
    <w:p w14:paraId="026147CA" w14:textId="77777777" w:rsidR="005F77B8" w:rsidRDefault="00221247">
      <w:pPr>
        <w:numPr>
          <w:ilvl w:val="0"/>
          <w:numId w:val="7"/>
        </w:numPr>
      </w:pPr>
      <w:r>
        <w:t>Remove header from all csv files</w:t>
      </w:r>
    </w:p>
    <w:p w14:paraId="690BC9DA" w14:textId="77777777" w:rsidR="005F77B8" w:rsidRDefault="00221247">
      <w:pPr>
        <w:ind w:left="720"/>
      </w:pPr>
      <w:r>
        <w:t>sed -i 1d data.csv</w:t>
      </w:r>
    </w:p>
    <w:p w14:paraId="044B9641" w14:textId="77777777" w:rsidR="005F77B8" w:rsidRDefault="00221247">
      <w:pPr>
        <w:ind w:left="720"/>
      </w:pPr>
      <w:r>
        <w:t>sed -i 1d free-zipcode-database.csv</w:t>
      </w:r>
    </w:p>
    <w:p w14:paraId="62CFEEDD" w14:textId="77777777" w:rsidR="005F77B8" w:rsidRDefault="00221247">
      <w:pPr>
        <w:ind w:left="720"/>
      </w:pPr>
      <w:r>
        <w:t>sed -i 1d movie.csv</w:t>
      </w:r>
    </w:p>
    <w:p w14:paraId="5E0B776A" w14:textId="77777777" w:rsidR="005F77B8" w:rsidRDefault="00221247">
      <w:pPr>
        <w:ind w:left="720"/>
      </w:pPr>
      <w:r>
        <w:t>sed -i 1d occupation.csv</w:t>
      </w:r>
    </w:p>
    <w:p w14:paraId="78F10342" w14:textId="77777777" w:rsidR="005F77B8" w:rsidRDefault="00221247">
      <w:pPr>
        <w:ind w:left="720"/>
      </w:pPr>
      <w:r>
        <w:t>sed -i 1d user.csv</w:t>
      </w:r>
    </w:p>
    <w:p w14:paraId="5116EE71" w14:textId="77777777" w:rsidR="005F77B8" w:rsidRDefault="00221247">
      <w:pPr>
        <w:ind w:left="720"/>
      </w:pPr>
      <w:r>
        <w:t>sed -i 1d zipcode.csv</w:t>
      </w:r>
    </w:p>
    <w:p w14:paraId="77C63B71" w14:textId="77777777" w:rsidR="005F77B8" w:rsidRDefault="005F77B8">
      <w:pPr>
        <w:ind w:left="720"/>
      </w:pPr>
    </w:p>
    <w:p w14:paraId="0AE34874" w14:textId="77777777" w:rsidR="005F77B8" w:rsidRDefault="00221247">
      <w:pPr>
        <w:numPr>
          <w:ilvl w:val="0"/>
          <w:numId w:val="8"/>
        </w:numPr>
      </w:pPr>
      <w:r>
        <w:t xml:space="preserve">Create directory for each csv file in </w:t>
      </w:r>
      <w:proofErr w:type="spellStart"/>
      <w:r>
        <w:t>hdfs</w:t>
      </w:r>
      <w:proofErr w:type="spellEnd"/>
    </w:p>
    <w:p w14:paraId="4C5F3AEB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dataDir</w:t>
      </w:r>
      <w:proofErr w:type="spellEnd"/>
    </w:p>
    <w:p w14:paraId="7C642CB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freeZipcodeDir</w:t>
      </w:r>
      <w:proofErr w:type="spellEnd"/>
    </w:p>
    <w:p w14:paraId="2A14AFDE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movieDir</w:t>
      </w:r>
      <w:proofErr w:type="spellEnd"/>
    </w:p>
    <w:p w14:paraId="76AB9875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occupationDir</w:t>
      </w:r>
      <w:proofErr w:type="spellEnd"/>
    </w:p>
    <w:p w14:paraId="3004C547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userDir</w:t>
      </w:r>
      <w:proofErr w:type="spellEnd"/>
    </w:p>
    <w:p w14:paraId="4211098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zipcodeDir</w:t>
      </w:r>
      <w:proofErr w:type="spellEnd"/>
    </w:p>
    <w:p w14:paraId="22A7B752" w14:textId="77777777" w:rsidR="005F77B8" w:rsidRDefault="005F77B8">
      <w:pPr>
        <w:ind w:left="720"/>
      </w:pPr>
    </w:p>
    <w:p w14:paraId="17308382" w14:textId="77777777" w:rsidR="005F77B8" w:rsidRDefault="00221247">
      <w:pPr>
        <w:numPr>
          <w:ilvl w:val="0"/>
          <w:numId w:val="12"/>
        </w:numPr>
      </w:pPr>
      <w:r>
        <w:t xml:space="preserve">Check all new directories in </w:t>
      </w:r>
      <w:proofErr w:type="spellStart"/>
      <w:r>
        <w:t>hdfs</w:t>
      </w:r>
      <w:proofErr w:type="spellEnd"/>
    </w:p>
    <w:p w14:paraId="3B31C6F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</w:t>
      </w:r>
    </w:p>
    <w:p w14:paraId="7FAB39DC" w14:textId="77777777" w:rsidR="005F77B8" w:rsidRDefault="005F77B8">
      <w:pPr>
        <w:ind w:left="720"/>
      </w:pPr>
    </w:p>
    <w:p w14:paraId="66D7B357" w14:textId="77777777" w:rsidR="005F77B8" w:rsidRDefault="00221247">
      <w:pPr>
        <w:numPr>
          <w:ilvl w:val="0"/>
          <w:numId w:val="4"/>
        </w:numPr>
      </w:pPr>
      <w:r>
        <w:t xml:space="preserve">Copy data from local to </w:t>
      </w:r>
      <w:proofErr w:type="spellStart"/>
      <w:r>
        <w:t>hdfs</w:t>
      </w:r>
      <w:proofErr w:type="spellEnd"/>
    </w:p>
    <w:p w14:paraId="7C080BB6" w14:textId="77777777" w:rsidR="005F77B8" w:rsidRDefault="00221247">
      <w:pPr>
        <w:ind w:left="720"/>
      </w:pPr>
      <w:r>
        <w:t>cd data</w:t>
      </w:r>
    </w:p>
    <w:p w14:paraId="5BB62FA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</w:t>
      </w:r>
      <w:r>
        <w:t>mLocal</w:t>
      </w:r>
      <w:proofErr w:type="spellEnd"/>
      <w:r>
        <w:t xml:space="preserve"> data.csv /user/bigdata01/</w:t>
      </w:r>
      <w:proofErr w:type="spellStart"/>
      <w:r>
        <w:t>dataDir</w:t>
      </w:r>
      <w:proofErr w:type="spellEnd"/>
      <w:r>
        <w:t>/</w:t>
      </w:r>
    </w:p>
    <w:p w14:paraId="774F71FC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free-zipcode-database.csv /user/bigdata01/</w:t>
      </w:r>
      <w:proofErr w:type="spellStart"/>
      <w:r>
        <w:t>freeZipcodeDir</w:t>
      </w:r>
      <w:proofErr w:type="spellEnd"/>
      <w:r>
        <w:t>/</w:t>
      </w:r>
    </w:p>
    <w:p w14:paraId="3DD4B99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movie.csv /user/bigdata01/</w:t>
      </w:r>
      <w:proofErr w:type="spellStart"/>
      <w:r>
        <w:t>movieDir</w:t>
      </w:r>
      <w:proofErr w:type="spellEnd"/>
      <w:r>
        <w:t>/</w:t>
      </w:r>
    </w:p>
    <w:p w14:paraId="24E0EF8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occupation.csv /user/bigdata01/</w:t>
      </w:r>
      <w:proofErr w:type="spellStart"/>
      <w:r>
        <w:t>occupationDir</w:t>
      </w:r>
      <w:proofErr w:type="spellEnd"/>
      <w:r>
        <w:t>/</w:t>
      </w:r>
    </w:p>
    <w:p w14:paraId="64522326" w14:textId="77777777" w:rsidR="005F77B8" w:rsidRDefault="00221247">
      <w:pPr>
        <w:ind w:left="720"/>
      </w:pPr>
      <w:proofErr w:type="spellStart"/>
      <w:r>
        <w:t>hdf</w:t>
      </w:r>
      <w:r>
        <w:t>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user.csv /user/bigdata01/</w:t>
      </w:r>
      <w:proofErr w:type="spellStart"/>
      <w:r>
        <w:t>userDir</w:t>
      </w:r>
      <w:proofErr w:type="spellEnd"/>
      <w:r>
        <w:t>/</w:t>
      </w:r>
    </w:p>
    <w:p w14:paraId="3E1B547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zipcode.csv /user/bigdata01/</w:t>
      </w:r>
      <w:proofErr w:type="spellStart"/>
      <w:r>
        <w:t>zipcodeDir</w:t>
      </w:r>
      <w:proofErr w:type="spellEnd"/>
      <w:r>
        <w:t>/</w:t>
      </w:r>
    </w:p>
    <w:p w14:paraId="3984A6D6" w14:textId="77777777" w:rsidR="005F77B8" w:rsidRDefault="005F77B8">
      <w:pPr>
        <w:ind w:left="720"/>
      </w:pPr>
    </w:p>
    <w:p w14:paraId="31012367" w14:textId="77777777" w:rsidR="005F77B8" w:rsidRDefault="00221247">
      <w:pPr>
        <w:numPr>
          <w:ilvl w:val="0"/>
          <w:numId w:val="14"/>
        </w:numPr>
      </w:pPr>
      <w:r>
        <w:t xml:space="preserve">Check all files are in </w:t>
      </w:r>
      <w:proofErr w:type="spellStart"/>
      <w:r>
        <w:t>hdfs</w:t>
      </w:r>
      <w:proofErr w:type="spellEnd"/>
    </w:p>
    <w:p w14:paraId="13B80116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dataDir</w:t>
      </w:r>
      <w:proofErr w:type="spellEnd"/>
    </w:p>
    <w:p w14:paraId="150E543B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freeZipcodeDir</w:t>
      </w:r>
      <w:proofErr w:type="spellEnd"/>
    </w:p>
    <w:p w14:paraId="61C2077D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movieDir</w:t>
      </w:r>
      <w:proofErr w:type="spellEnd"/>
    </w:p>
    <w:p w14:paraId="6BA63F1E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occupationDir</w:t>
      </w:r>
      <w:proofErr w:type="spellEnd"/>
    </w:p>
    <w:p w14:paraId="63D053A3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userDir</w:t>
      </w:r>
      <w:proofErr w:type="spellEnd"/>
    </w:p>
    <w:p w14:paraId="4A258A3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/user/bigdata01/</w:t>
      </w:r>
      <w:proofErr w:type="spellStart"/>
      <w:r>
        <w:t>zipcodeDir</w:t>
      </w:r>
      <w:proofErr w:type="spellEnd"/>
    </w:p>
    <w:p w14:paraId="1D34B022" w14:textId="77777777" w:rsidR="005F77B8" w:rsidRDefault="005F77B8">
      <w:pPr>
        <w:ind w:left="720"/>
      </w:pPr>
    </w:p>
    <w:p w14:paraId="0955D2C2" w14:textId="77777777" w:rsidR="005F77B8" w:rsidRDefault="00221247">
      <w:pPr>
        <w:numPr>
          <w:ilvl w:val="0"/>
          <w:numId w:val="5"/>
        </w:numPr>
      </w:pPr>
      <w:r>
        <w:t xml:space="preserve">Create tables </w:t>
      </w:r>
      <w:proofErr w:type="spellStart"/>
      <w:r>
        <w:t>hql</w:t>
      </w:r>
      <w:proofErr w:type="spellEnd"/>
    </w:p>
    <w:p w14:paraId="3C831E1D" w14:textId="77777777" w:rsidR="005F77B8" w:rsidRDefault="005F77B8"/>
    <w:p w14:paraId="0D271CE0" w14:textId="77777777" w:rsidR="005F77B8" w:rsidRDefault="00221247">
      <w:pPr>
        <w:rPr>
          <w:b/>
        </w:rPr>
      </w:pPr>
      <w:r>
        <w:tab/>
      </w:r>
      <w:r>
        <w:rPr>
          <w:b/>
        </w:rPr>
        <w:t>Data_T1</w:t>
      </w:r>
    </w:p>
    <w:p w14:paraId="308B64CA" w14:textId="77777777" w:rsidR="005F77B8" w:rsidRDefault="00221247">
      <w:pPr>
        <w:ind w:left="720"/>
      </w:pPr>
      <w:r>
        <w:t xml:space="preserve">● </w:t>
      </w:r>
      <w:proofErr w:type="spellStart"/>
      <w:r>
        <w:t>Userid</w:t>
      </w:r>
      <w:proofErr w:type="spellEnd"/>
      <w:r>
        <w:t xml:space="preserve"> NUMBER</w:t>
      </w:r>
      <w:r>
        <w:br/>
        <w:t xml:space="preserve">● </w:t>
      </w:r>
      <w:proofErr w:type="spellStart"/>
      <w:r>
        <w:t>Itemid</w:t>
      </w:r>
      <w:proofErr w:type="spellEnd"/>
      <w:r>
        <w:t xml:space="preserve"> NUMBER</w:t>
      </w:r>
      <w:r>
        <w:br/>
      </w:r>
      <w:r>
        <w:lastRenderedPageBreak/>
        <w:t>● Rating NUMBER</w:t>
      </w:r>
      <w:r>
        <w:br/>
        <w:t>● Timestamp NUMBER</w:t>
      </w:r>
    </w:p>
    <w:p w14:paraId="6EA661B0" w14:textId="77777777" w:rsidR="005F77B8" w:rsidRDefault="005F77B8">
      <w:pPr>
        <w:ind w:left="720"/>
      </w:pPr>
    </w:p>
    <w:p w14:paraId="7FFE81A3" w14:textId="77777777" w:rsidR="005F77B8" w:rsidRDefault="005F77B8">
      <w:pPr>
        <w:ind w:left="720"/>
      </w:pPr>
    </w:p>
    <w:p w14:paraId="61C04F36" w14:textId="77777777" w:rsidR="005F77B8" w:rsidRDefault="00221247">
      <w:pPr>
        <w:ind w:left="720"/>
      </w:pPr>
      <w:r>
        <w:t>CREATE EXTERNAL TABLE IF NOT EXISTS Data_T1(</w:t>
      </w:r>
    </w:p>
    <w:p w14:paraId="29ABB458" w14:textId="77777777" w:rsidR="005F77B8" w:rsidRDefault="00221247">
      <w:pPr>
        <w:ind w:left="720"/>
      </w:pPr>
      <w:proofErr w:type="spellStart"/>
      <w:r>
        <w:t>userid</w:t>
      </w:r>
      <w:proofErr w:type="spellEnd"/>
      <w:r>
        <w:t xml:space="preserve"> INT,</w:t>
      </w:r>
    </w:p>
    <w:p w14:paraId="3B3252C2" w14:textId="77777777" w:rsidR="005F77B8" w:rsidRDefault="00221247">
      <w:pPr>
        <w:ind w:left="720"/>
      </w:pPr>
      <w:proofErr w:type="spellStart"/>
      <w:r>
        <w:t>itemid</w:t>
      </w:r>
      <w:proofErr w:type="spellEnd"/>
      <w:r>
        <w:t xml:space="preserve"> INT,</w:t>
      </w:r>
    </w:p>
    <w:p w14:paraId="149DBE90" w14:textId="77777777" w:rsidR="005F77B8" w:rsidRDefault="00221247">
      <w:pPr>
        <w:ind w:left="720"/>
      </w:pPr>
      <w:r>
        <w:t>rating INT,</w:t>
      </w:r>
    </w:p>
    <w:p w14:paraId="4D2D5F7E" w14:textId="689F3BFF" w:rsidR="005F77B8" w:rsidRDefault="00221247" w:rsidP="00514DA8">
      <w:pPr>
        <w:ind w:left="720"/>
      </w:pPr>
      <w:r>
        <w:t>timestamp INT)</w:t>
      </w:r>
      <w:r>
        <w:br/>
        <w:t>COMMENT 'Data details'</w:t>
      </w:r>
      <w:r>
        <w:br/>
        <w:t>ROW FORMAT DELIMITED</w:t>
      </w:r>
      <w:r>
        <w:br/>
        <w:t>FIELDS TERMINATED BY ','</w:t>
      </w:r>
      <w:r>
        <w:br/>
        <w:t>LINES TERMINATED BY '\n'</w:t>
      </w:r>
      <w:r>
        <w:br/>
        <w:t>STORED AS TEXTFILE</w:t>
      </w:r>
      <w:r>
        <w:br/>
        <w:t>LOCATION '/user/bigdata01/</w:t>
      </w:r>
      <w:proofErr w:type="spellStart"/>
      <w:r>
        <w:t>dataDir</w:t>
      </w:r>
      <w:proofErr w:type="spellEnd"/>
      <w:r>
        <w:t>/';</w:t>
      </w:r>
    </w:p>
    <w:p w14:paraId="60B551F1" w14:textId="77777777" w:rsidR="005F77B8" w:rsidRDefault="00221247">
      <w:pPr>
        <w:ind w:left="720"/>
      </w:pPr>
      <w:r>
        <w:br/>
      </w:r>
      <w:r>
        <w:rPr>
          <w:b/>
        </w:rPr>
        <w:t>Movie</w:t>
      </w:r>
      <w:r>
        <w:rPr>
          <w:b/>
        </w:rPr>
        <w:t>_T1</w:t>
      </w:r>
      <w:r>
        <w:br/>
        <w:t xml:space="preserve">● </w:t>
      </w:r>
      <w:proofErr w:type="spellStart"/>
      <w:r>
        <w:t>movieid</w:t>
      </w:r>
      <w:proofErr w:type="spellEnd"/>
      <w:r>
        <w:t xml:space="preserve"> (theta join with item id) NUMBER</w:t>
      </w:r>
      <w:r>
        <w:br/>
        <w:t>● Title VARCHAR2(255)</w:t>
      </w:r>
      <w:r>
        <w:br/>
        <w:t xml:space="preserve">● </w:t>
      </w:r>
      <w:proofErr w:type="spellStart"/>
      <w:r>
        <w:t>Release_date</w:t>
      </w:r>
      <w:proofErr w:type="spellEnd"/>
      <w:r>
        <w:t xml:space="preserve"> VARCHAR2(30)</w:t>
      </w:r>
      <w:r>
        <w:br/>
        <w:t>● Unknown NUMBER</w:t>
      </w:r>
      <w:r>
        <w:br/>
        <w:t>● Action NUMBER</w:t>
      </w:r>
      <w:r>
        <w:br/>
        <w:t>● Adventure NUMBER</w:t>
      </w:r>
      <w:r>
        <w:br/>
        <w:t>● Animation NUMBER</w:t>
      </w:r>
      <w:r>
        <w:br/>
        <w:t xml:space="preserve">● </w:t>
      </w:r>
      <w:proofErr w:type="spellStart"/>
      <w:r>
        <w:t>Childrens</w:t>
      </w:r>
      <w:proofErr w:type="spellEnd"/>
      <w:r>
        <w:t xml:space="preserve"> NUMBER</w:t>
      </w:r>
      <w:r>
        <w:br/>
        <w:t>● Comedy NUMBER</w:t>
      </w:r>
      <w:r>
        <w:br/>
        <w:t>● Crime NUMBER</w:t>
      </w:r>
      <w:r>
        <w:br/>
        <w:t>● Documentary NUMBER</w:t>
      </w:r>
      <w:r>
        <w:br/>
        <w:t>● Drama NUMBER</w:t>
      </w:r>
      <w:r>
        <w:br/>
        <w:t xml:space="preserve">● </w:t>
      </w:r>
      <w:r>
        <w:t>Fantasy NUMBER</w:t>
      </w:r>
      <w:r>
        <w:br/>
        <w:t xml:space="preserve">● </w:t>
      </w:r>
      <w:proofErr w:type="spellStart"/>
      <w:r>
        <w:t>Film_Noir</w:t>
      </w:r>
      <w:proofErr w:type="spellEnd"/>
      <w:r>
        <w:t xml:space="preserve"> NUMBER</w:t>
      </w:r>
      <w:r>
        <w:br/>
        <w:t>● Horror NUMBER</w:t>
      </w:r>
      <w:r>
        <w:br/>
        <w:t>● Musical NUMBER</w:t>
      </w:r>
      <w:r>
        <w:br/>
        <w:t>● Mystery NUMBER</w:t>
      </w:r>
      <w:r>
        <w:br/>
        <w:t>● Romance NUMBER</w:t>
      </w:r>
      <w:r>
        <w:br/>
        <w:t xml:space="preserve">● </w:t>
      </w:r>
      <w:proofErr w:type="spellStart"/>
      <w:r>
        <w:t>Sci_Fi</w:t>
      </w:r>
      <w:proofErr w:type="spellEnd"/>
      <w:r>
        <w:t xml:space="preserve"> NUMBER</w:t>
      </w:r>
      <w:r>
        <w:br/>
        <w:t>● Thriller NUMBER</w:t>
      </w:r>
      <w:r>
        <w:br/>
        <w:t>● War NUMBER</w:t>
      </w:r>
      <w:r>
        <w:br/>
        <w:t>● Western NUMBER</w:t>
      </w:r>
    </w:p>
    <w:p w14:paraId="27157D58" w14:textId="77777777" w:rsidR="005F77B8" w:rsidRDefault="005F77B8">
      <w:pPr>
        <w:ind w:left="720"/>
      </w:pPr>
    </w:p>
    <w:p w14:paraId="7E7656EE" w14:textId="77777777" w:rsidR="005F77B8" w:rsidRDefault="00221247">
      <w:pPr>
        <w:ind w:left="720"/>
      </w:pPr>
      <w:r>
        <w:t>CREATE EXTERNAL TABLE IF NOT EXISTS Movie_T1(</w:t>
      </w:r>
    </w:p>
    <w:p w14:paraId="1CF1F0FC" w14:textId="77777777" w:rsidR="005F77B8" w:rsidRDefault="00221247">
      <w:pPr>
        <w:ind w:left="720"/>
      </w:pPr>
      <w:proofErr w:type="spellStart"/>
      <w:r>
        <w:t>movieid</w:t>
      </w:r>
      <w:proofErr w:type="spellEnd"/>
      <w:r>
        <w:t xml:space="preserve"> INT,</w:t>
      </w:r>
      <w:r>
        <w:br/>
        <w:t>title STRING,</w:t>
      </w:r>
      <w:r>
        <w:br/>
      </w:r>
      <w:proofErr w:type="spellStart"/>
      <w:r>
        <w:t>release_date</w:t>
      </w:r>
      <w:proofErr w:type="spellEnd"/>
      <w:r>
        <w:t xml:space="preserve"> STRI</w:t>
      </w:r>
      <w:r>
        <w:t>NG,</w:t>
      </w:r>
      <w:r>
        <w:br/>
      </w:r>
      <w:r>
        <w:lastRenderedPageBreak/>
        <w:t>unknown INT,</w:t>
      </w:r>
      <w:r>
        <w:br/>
        <w:t>action INT,</w:t>
      </w:r>
      <w:r>
        <w:br/>
        <w:t>adventure INT,</w:t>
      </w:r>
      <w:r>
        <w:br/>
        <w:t>animation INT,</w:t>
      </w:r>
      <w:r>
        <w:br/>
      </w:r>
      <w:proofErr w:type="spellStart"/>
      <w:r>
        <w:t>childrens</w:t>
      </w:r>
      <w:proofErr w:type="spellEnd"/>
      <w:r>
        <w:t xml:space="preserve"> INT,</w:t>
      </w:r>
      <w:r>
        <w:br/>
        <w:t>comedy INT,</w:t>
      </w:r>
      <w:r>
        <w:br/>
        <w:t>crime INT,</w:t>
      </w:r>
      <w:r>
        <w:br/>
        <w:t>documentary INT,</w:t>
      </w:r>
      <w:r>
        <w:br/>
        <w:t>drama INT,</w:t>
      </w:r>
      <w:r>
        <w:br/>
        <w:t>fantasy INT,</w:t>
      </w:r>
      <w:r>
        <w:br/>
      </w:r>
      <w:proofErr w:type="spellStart"/>
      <w:r>
        <w:t>film_Noir</w:t>
      </w:r>
      <w:proofErr w:type="spellEnd"/>
      <w:r>
        <w:t xml:space="preserve"> INT,</w:t>
      </w:r>
      <w:r>
        <w:br/>
        <w:t>horror INT,</w:t>
      </w:r>
      <w:r>
        <w:br/>
        <w:t>musical INT,</w:t>
      </w:r>
      <w:r>
        <w:br/>
        <w:t>mystery INT,</w:t>
      </w:r>
      <w:r>
        <w:br/>
        <w:t>romance INT,</w:t>
      </w:r>
      <w:r>
        <w:br/>
      </w:r>
      <w:proofErr w:type="spellStart"/>
      <w:r>
        <w:t>sci_fi</w:t>
      </w:r>
      <w:proofErr w:type="spellEnd"/>
      <w:r>
        <w:t xml:space="preserve"> INT,</w:t>
      </w:r>
      <w:r>
        <w:br/>
        <w:t>thriller INT,</w:t>
      </w:r>
      <w:r>
        <w:br/>
        <w:t>war INT,</w:t>
      </w:r>
      <w:r>
        <w:br/>
        <w:t>western INT)</w:t>
      </w:r>
      <w:r>
        <w:br/>
        <w:t>COMM</w:t>
      </w:r>
      <w:r>
        <w:t>ENT 'Movie details'</w:t>
      </w:r>
      <w:r>
        <w:br/>
        <w:t>ROW FORMAT DELIMITED</w:t>
      </w:r>
      <w:r>
        <w:br/>
        <w:t>FIELDS TERMINATED BY ','</w:t>
      </w:r>
      <w:r>
        <w:br/>
        <w:t>LINES TERMINATED BY '\n'</w:t>
      </w:r>
      <w:r>
        <w:br/>
        <w:t>STORED AS TEXTFILE</w:t>
      </w:r>
      <w:r>
        <w:br/>
        <w:t>LOCATION '/user/bigdata01/</w:t>
      </w:r>
      <w:proofErr w:type="spellStart"/>
      <w:r>
        <w:t>movieDir</w:t>
      </w:r>
      <w:proofErr w:type="spellEnd"/>
      <w:r>
        <w:t>/';</w:t>
      </w:r>
    </w:p>
    <w:p w14:paraId="0F51E3BE" w14:textId="77777777" w:rsidR="005F77B8" w:rsidRDefault="005F77B8" w:rsidP="00514DA8"/>
    <w:p w14:paraId="539AB7CE" w14:textId="77777777" w:rsidR="005F77B8" w:rsidRDefault="005F77B8">
      <w:pPr>
        <w:ind w:left="720"/>
      </w:pPr>
    </w:p>
    <w:p w14:paraId="718A341F" w14:textId="77777777" w:rsidR="005F77B8" w:rsidRDefault="00221247">
      <w:pPr>
        <w:ind w:left="720"/>
      </w:pPr>
      <w:r>
        <w:rPr>
          <w:b/>
        </w:rPr>
        <w:t>Users</w:t>
      </w:r>
      <w:r>
        <w:rPr>
          <w:b/>
        </w:rPr>
        <w:br/>
      </w:r>
      <w:r>
        <w:t xml:space="preserve">● </w:t>
      </w:r>
      <w:proofErr w:type="spellStart"/>
      <w:r>
        <w:t>Userid</w:t>
      </w:r>
      <w:proofErr w:type="spellEnd"/>
      <w:r>
        <w:t xml:space="preserve"> NUMBER</w:t>
      </w:r>
      <w:r>
        <w:br/>
        <w:t>● Age NUMBER</w:t>
      </w:r>
      <w:r>
        <w:br/>
        <w:t>● Gender VARCHAR2(1)</w:t>
      </w:r>
      <w:r>
        <w:br/>
        <w:t xml:space="preserve">● </w:t>
      </w:r>
      <w:proofErr w:type="spellStart"/>
      <w:r>
        <w:t>Occupationid</w:t>
      </w:r>
      <w:proofErr w:type="spellEnd"/>
      <w:r>
        <w:t xml:space="preserve"> NUMBER</w:t>
      </w:r>
      <w:r>
        <w:br/>
      </w:r>
      <w:r>
        <w:t xml:space="preserve">● </w:t>
      </w:r>
      <w:proofErr w:type="spellStart"/>
      <w:r>
        <w:t>Zipcode</w:t>
      </w:r>
      <w:proofErr w:type="spellEnd"/>
      <w:r>
        <w:t xml:space="preserve"> VARCHAR2(30)</w:t>
      </w:r>
    </w:p>
    <w:p w14:paraId="5DFE84BE" w14:textId="77777777" w:rsidR="005F77B8" w:rsidRDefault="005F77B8">
      <w:pPr>
        <w:ind w:left="720"/>
      </w:pPr>
    </w:p>
    <w:p w14:paraId="0837540E" w14:textId="77777777" w:rsidR="005F77B8" w:rsidRDefault="005F77B8">
      <w:pPr>
        <w:ind w:left="720"/>
      </w:pPr>
    </w:p>
    <w:p w14:paraId="373C699B" w14:textId="5DDB9942" w:rsidR="005F77B8" w:rsidRDefault="00221247" w:rsidP="00221247">
      <w:pPr>
        <w:ind w:left="720"/>
      </w:pPr>
      <w:r>
        <w:t>CREATE EXTERNAL TABLE IF NOT EXISTS Users_T1(</w:t>
      </w:r>
      <w:r>
        <w:br/>
      </w:r>
      <w:proofErr w:type="spellStart"/>
      <w:r>
        <w:t>userid</w:t>
      </w:r>
      <w:proofErr w:type="spellEnd"/>
      <w:r>
        <w:t xml:space="preserve"> INT,</w:t>
      </w:r>
      <w:r>
        <w:br/>
        <w:t>age INT,</w:t>
      </w:r>
      <w:r>
        <w:br/>
        <w:t>gender STRING,</w:t>
      </w:r>
      <w:r>
        <w:br/>
      </w:r>
      <w:proofErr w:type="spellStart"/>
      <w:r>
        <w:t>occupationid</w:t>
      </w:r>
      <w:proofErr w:type="spellEnd"/>
      <w:r>
        <w:t xml:space="preserve"> INT,</w:t>
      </w:r>
      <w:r>
        <w:br/>
      </w:r>
      <w:proofErr w:type="spellStart"/>
      <w:r>
        <w:t>zipcode</w:t>
      </w:r>
      <w:proofErr w:type="spellEnd"/>
      <w:r>
        <w:t xml:space="preserve"> STRING)</w:t>
      </w:r>
      <w:r>
        <w:br/>
        <w:t>COMMENT 'User details'</w:t>
      </w:r>
      <w:r>
        <w:br/>
        <w:t>ROW FORMAT DELIMITED</w:t>
      </w:r>
      <w:r>
        <w:br/>
        <w:t>FIELDS TERMINATED BY ','</w:t>
      </w:r>
      <w:r>
        <w:br/>
      </w:r>
      <w:r>
        <w:lastRenderedPageBreak/>
        <w:t>LINES TERMINATED BY '\n'</w:t>
      </w:r>
      <w:r>
        <w:br/>
        <w:t>STORED AS TEXTFILE</w:t>
      </w:r>
      <w:r>
        <w:br/>
        <w:t>LO</w:t>
      </w:r>
      <w:r>
        <w:t>CATION '/user/bigdata01/</w:t>
      </w:r>
      <w:proofErr w:type="spellStart"/>
      <w:r>
        <w:t>userDir</w:t>
      </w:r>
      <w:proofErr w:type="spellEnd"/>
      <w:r>
        <w:t>/'</w:t>
      </w:r>
      <w:r>
        <w:t>;</w:t>
      </w:r>
    </w:p>
    <w:p w14:paraId="23AC2512" w14:textId="77777777" w:rsidR="005F77B8" w:rsidRDefault="005F77B8">
      <w:pPr>
        <w:ind w:left="720"/>
      </w:pPr>
    </w:p>
    <w:p w14:paraId="1E16DB23" w14:textId="77777777" w:rsidR="005F77B8" w:rsidRDefault="00221247">
      <w:pPr>
        <w:ind w:left="720"/>
      </w:pPr>
      <w:r>
        <w:rPr>
          <w:b/>
        </w:rPr>
        <w:t>Occupation</w:t>
      </w:r>
      <w:r>
        <w:br/>
        <w:t xml:space="preserve">● </w:t>
      </w:r>
      <w:proofErr w:type="spellStart"/>
      <w:r>
        <w:t>Occupationid</w:t>
      </w:r>
      <w:proofErr w:type="spellEnd"/>
      <w:r>
        <w:t xml:space="preserve"> NUMBER</w:t>
      </w:r>
      <w:r>
        <w:br/>
        <w:t>● Occupation VARCHAR2(30)</w:t>
      </w:r>
    </w:p>
    <w:p w14:paraId="6DE19F02" w14:textId="77777777" w:rsidR="005F77B8" w:rsidRDefault="005F77B8">
      <w:pPr>
        <w:ind w:left="720"/>
      </w:pPr>
    </w:p>
    <w:p w14:paraId="039E1301" w14:textId="77777777" w:rsidR="005F77B8" w:rsidRDefault="00221247">
      <w:pPr>
        <w:ind w:left="720"/>
      </w:pPr>
      <w:r>
        <w:t>CREATE EXTERNAL TABLE IF NOT EXISTS Occupation_T1(</w:t>
      </w:r>
      <w:r>
        <w:br/>
      </w:r>
      <w:proofErr w:type="spellStart"/>
      <w:r>
        <w:t>occupationid</w:t>
      </w:r>
      <w:proofErr w:type="spellEnd"/>
      <w:r>
        <w:t xml:space="preserve"> INT,</w:t>
      </w:r>
      <w:r>
        <w:br/>
        <w:t>occupation STRING)</w:t>
      </w:r>
      <w:r>
        <w:br/>
        <w:t>COMMENT 'Occupation details'</w:t>
      </w:r>
      <w:r>
        <w:br/>
        <w:t>ROW FORMAT DELIMITED</w:t>
      </w:r>
      <w:r>
        <w:br/>
      </w:r>
      <w:r>
        <w:t>FIELDS TERMINATED BY ','</w:t>
      </w:r>
      <w:r>
        <w:br/>
        <w:t>LINES TERMINATED BY '\n'</w:t>
      </w:r>
      <w:r>
        <w:br/>
        <w:t>STORED AS TEXTFILE</w:t>
      </w:r>
      <w:r>
        <w:br/>
        <w:t>LOCATION '/user/bigdata01/</w:t>
      </w:r>
      <w:proofErr w:type="spellStart"/>
      <w:r>
        <w:t>occupationDir</w:t>
      </w:r>
      <w:proofErr w:type="spellEnd"/>
      <w:r>
        <w:t>/';</w:t>
      </w:r>
    </w:p>
    <w:p w14:paraId="624BC9D4" w14:textId="77777777" w:rsidR="005F77B8" w:rsidRDefault="005F77B8">
      <w:pPr>
        <w:ind w:left="720"/>
      </w:pPr>
    </w:p>
    <w:p w14:paraId="108ABA43" w14:textId="77777777" w:rsidR="005F77B8" w:rsidRDefault="00221247">
      <w:pPr>
        <w:ind w:left="720"/>
      </w:pPr>
      <w:proofErr w:type="spellStart"/>
      <w:r>
        <w:t>Zipcode</w:t>
      </w:r>
      <w:proofErr w:type="spellEnd"/>
      <w:r>
        <w:br/>
        <w:t xml:space="preserve">● </w:t>
      </w:r>
      <w:proofErr w:type="spellStart"/>
      <w:r>
        <w:t>Zipcode</w:t>
      </w:r>
      <w:proofErr w:type="spellEnd"/>
      <w:r>
        <w:t xml:space="preserve"> NUMBER</w:t>
      </w:r>
      <w:r>
        <w:br/>
        <w:t>● City VARCHAR2(30)</w:t>
      </w:r>
      <w:r>
        <w:br/>
        <w:t>● State VARCHAR2(30)</w:t>
      </w:r>
    </w:p>
    <w:p w14:paraId="35185390" w14:textId="77777777" w:rsidR="005F77B8" w:rsidRDefault="005F77B8">
      <w:pPr>
        <w:ind w:left="720"/>
      </w:pPr>
    </w:p>
    <w:p w14:paraId="014A9023" w14:textId="77777777" w:rsidR="005F77B8" w:rsidRDefault="00221247">
      <w:pPr>
        <w:ind w:left="720"/>
      </w:pPr>
      <w:r>
        <w:t>CREATE EXTERNAL TABLE IF NOT EXISTS Zipcode_T1(</w:t>
      </w:r>
      <w:r>
        <w:br/>
      </w:r>
      <w:proofErr w:type="spellStart"/>
      <w:r>
        <w:t>zipcode</w:t>
      </w:r>
      <w:proofErr w:type="spellEnd"/>
      <w:r>
        <w:t xml:space="preserve"> INT,</w:t>
      </w:r>
      <w:r>
        <w:br/>
        <w:t>city STRING,</w:t>
      </w:r>
    </w:p>
    <w:p w14:paraId="24883382" w14:textId="77777777" w:rsidR="005F77B8" w:rsidRDefault="00221247">
      <w:pPr>
        <w:ind w:left="720"/>
      </w:pPr>
      <w:r>
        <w:t>st</w:t>
      </w:r>
      <w:r>
        <w:t>ate STRING)</w:t>
      </w:r>
      <w:r>
        <w:br/>
        <w:t>COMMENT '</w:t>
      </w:r>
      <w:proofErr w:type="spellStart"/>
      <w:r>
        <w:t>Zipcode</w:t>
      </w:r>
      <w:proofErr w:type="spellEnd"/>
      <w:r>
        <w:t xml:space="preserve"> details'</w:t>
      </w:r>
      <w:r>
        <w:br/>
        <w:t>ROW FORMAT DELIMITED</w:t>
      </w:r>
      <w:r>
        <w:br/>
        <w:t>FIELDS TERMINATED BY ','</w:t>
      </w:r>
      <w:r>
        <w:br/>
        <w:t>LINES TERMINATED BY '\n'</w:t>
      </w:r>
      <w:r>
        <w:br/>
        <w:t>STORED AS TEXTFILE</w:t>
      </w:r>
      <w:r>
        <w:br/>
        <w:t>LOCATION '/user/bigdata01/</w:t>
      </w:r>
      <w:proofErr w:type="spellStart"/>
      <w:r>
        <w:t>zipcodeDir</w:t>
      </w:r>
      <w:proofErr w:type="spellEnd"/>
      <w:r>
        <w:t>/';</w:t>
      </w:r>
    </w:p>
    <w:p w14:paraId="182CBCD3" w14:textId="77777777" w:rsidR="005F77B8" w:rsidRDefault="005F77B8">
      <w:pPr>
        <w:ind w:left="720"/>
      </w:pPr>
    </w:p>
    <w:p w14:paraId="0754AB48" w14:textId="77777777" w:rsidR="005F77B8" w:rsidRDefault="005F77B8">
      <w:pPr>
        <w:ind w:left="720"/>
      </w:pPr>
    </w:p>
    <w:p w14:paraId="563BA2F6" w14:textId="77777777" w:rsidR="005F77B8" w:rsidRDefault="005F77B8">
      <w:pPr>
        <w:ind w:left="720"/>
      </w:pPr>
    </w:p>
    <w:p w14:paraId="48E7A998" w14:textId="77777777" w:rsidR="005F77B8" w:rsidRDefault="00221247">
      <w:pPr>
        <w:numPr>
          <w:ilvl w:val="0"/>
          <w:numId w:val="3"/>
        </w:numPr>
        <w:rPr>
          <w:b/>
        </w:rPr>
      </w:pPr>
      <w:r>
        <w:rPr>
          <w:b/>
        </w:rPr>
        <w:t>Select movie where comedy is 1</w:t>
      </w:r>
    </w:p>
    <w:p w14:paraId="7A6215DD" w14:textId="77777777" w:rsidR="005F77B8" w:rsidRDefault="00221247">
      <w:pPr>
        <w:ind w:left="720"/>
      </w:pPr>
      <w:r>
        <w:t xml:space="preserve">SELECT title, </w:t>
      </w:r>
      <w:proofErr w:type="spellStart"/>
      <w:r>
        <w:t>release_date</w:t>
      </w:r>
      <w:proofErr w:type="spellEnd"/>
    </w:p>
    <w:p w14:paraId="1FEDC3D6" w14:textId="77777777" w:rsidR="005F77B8" w:rsidRDefault="00221247">
      <w:pPr>
        <w:ind w:left="720"/>
      </w:pPr>
      <w:r>
        <w:t>FROM Movie_T1</w:t>
      </w:r>
    </w:p>
    <w:p w14:paraId="7F7EA8A7" w14:textId="77777777" w:rsidR="005F77B8" w:rsidRDefault="00221247">
      <w:pPr>
        <w:ind w:left="720"/>
      </w:pPr>
      <w:r>
        <w:t xml:space="preserve">WHERE Comedy </w:t>
      </w:r>
      <w:r>
        <w:t>= 1 and Crime=1;</w:t>
      </w:r>
      <w:r>
        <w:tab/>
      </w:r>
    </w:p>
    <w:p w14:paraId="39190C8C" w14:textId="77777777" w:rsidR="005F77B8" w:rsidRDefault="005F77B8">
      <w:pPr>
        <w:ind w:left="720"/>
      </w:pPr>
    </w:p>
    <w:p w14:paraId="110336B2" w14:textId="77777777" w:rsidR="005F77B8" w:rsidRDefault="00221247">
      <w:pPr>
        <w:ind w:left="720"/>
      </w:pPr>
      <w:r>
        <w:t xml:space="preserve">Q1 </w:t>
      </w:r>
      <w:proofErr w:type="gramStart"/>
      <w:r>
        <w:t>Output :</w:t>
      </w:r>
      <w:proofErr w:type="gramEnd"/>
      <w:r>
        <w:t xml:space="preserve"> Time taken: 29.671 seconds, Fetched: 437 row(s)</w:t>
      </w:r>
    </w:p>
    <w:p w14:paraId="43560A5A" w14:textId="77777777" w:rsidR="005F77B8" w:rsidRDefault="00221247">
      <w:pPr>
        <w:ind w:left="720"/>
      </w:pPr>
      <w:r>
        <w:t>Oracle Rows fetched: 0.29 seconds, 505</w:t>
      </w:r>
    </w:p>
    <w:p w14:paraId="56D807AB" w14:textId="77777777" w:rsidR="005F77B8" w:rsidRDefault="005F77B8">
      <w:pPr>
        <w:ind w:left="720"/>
      </w:pPr>
    </w:p>
    <w:p w14:paraId="38AB1751" w14:textId="77777777" w:rsidR="005F77B8" w:rsidRDefault="00221247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3A3B80" wp14:editId="2C097877">
            <wp:extent cx="4876800" cy="2828925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5F3457" wp14:editId="1967AF8C">
            <wp:extent cx="5000625" cy="571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A635B" w14:textId="77777777" w:rsidR="005F77B8" w:rsidRDefault="00221247">
      <w:pPr>
        <w:ind w:left="720"/>
      </w:pPr>
      <w:r>
        <w:rPr>
          <w:noProof/>
        </w:rPr>
        <w:drawing>
          <wp:inline distT="114300" distB="114300" distL="114300" distR="114300" wp14:anchorId="39C63B58" wp14:editId="04DF7344">
            <wp:extent cx="5943600" cy="20701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2673D" w14:textId="77777777" w:rsidR="005F77B8" w:rsidRDefault="005F77B8">
      <w:pPr>
        <w:ind w:left="720"/>
      </w:pPr>
    </w:p>
    <w:p w14:paraId="542F4615" w14:textId="77777777" w:rsidR="005F77B8" w:rsidRDefault="00221247">
      <w:pPr>
        <w:numPr>
          <w:ilvl w:val="0"/>
          <w:numId w:val="3"/>
        </w:numPr>
        <w:rPr>
          <w:b/>
        </w:rPr>
      </w:pPr>
      <w:r>
        <w:rPr>
          <w:b/>
        </w:rPr>
        <w:t>Most popular movie among women</w:t>
      </w:r>
    </w:p>
    <w:p w14:paraId="34A072F0" w14:textId="77777777" w:rsidR="005F77B8" w:rsidRDefault="00221247">
      <w:pPr>
        <w:ind w:left="720"/>
      </w:pPr>
      <w:r>
        <w:t xml:space="preserve">SELECT </w:t>
      </w:r>
      <w:proofErr w:type="spellStart"/>
      <w:r>
        <w:t>m.movieid</w:t>
      </w:r>
      <w:proofErr w:type="spellEnd"/>
      <w:r>
        <w:t>,</w:t>
      </w:r>
      <w:r>
        <w:br/>
      </w:r>
      <w:proofErr w:type="spellStart"/>
      <w:r>
        <w:t>m.title</w:t>
      </w:r>
      <w:proofErr w:type="spellEnd"/>
      <w:r>
        <w:t xml:space="preserve"> FROM Movie_T1 m</w:t>
      </w:r>
      <w:r>
        <w:br/>
        <w:t xml:space="preserve">INNER JOIN ( SELECT </w:t>
      </w:r>
      <w:proofErr w:type="spellStart"/>
      <w:r>
        <w:t>d.userid</w:t>
      </w:r>
      <w:proofErr w:type="spellEnd"/>
      <w:r>
        <w:t>,</w:t>
      </w:r>
      <w:r>
        <w:br/>
      </w:r>
      <w:proofErr w:type="spellStart"/>
      <w:r>
        <w:t>d.itemid</w:t>
      </w:r>
      <w:proofErr w:type="spellEnd"/>
      <w:r>
        <w:t>,</w:t>
      </w:r>
      <w:r>
        <w:br/>
      </w:r>
      <w:proofErr w:type="spellStart"/>
      <w:r>
        <w:t>d.rating</w:t>
      </w:r>
      <w:proofErr w:type="spellEnd"/>
      <w:r>
        <w:t xml:space="preserve"> FROM Data_T1 d INNER JOIN (</w:t>
      </w:r>
      <w:r>
        <w:br/>
        <w:t xml:space="preserve">SELECT </w:t>
      </w:r>
      <w:proofErr w:type="spellStart"/>
      <w:r>
        <w:t>userid</w:t>
      </w:r>
      <w:proofErr w:type="spellEnd"/>
      <w:r>
        <w:t>, gender FROM Users_T1</w:t>
      </w:r>
      <w:r>
        <w:br/>
        <w:t>WHERE gender = 'F' )f</w:t>
      </w:r>
      <w:r>
        <w:br/>
        <w:t xml:space="preserve">ON </w:t>
      </w:r>
      <w:proofErr w:type="spellStart"/>
      <w:r>
        <w:t>d.userid</w:t>
      </w:r>
      <w:proofErr w:type="spellEnd"/>
      <w:r>
        <w:t xml:space="preserve"> = </w:t>
      </w:r>
      <w:proofErr w:type="spellStart"/>
      <w:r>
        <w:t>f.userid</w:t>
      </w:r>
      <w:proofErr w:type="spellEnd"/>
      <w:r>
        <w:t xml:space="preserve"> WHERE </w:t>
      </w:r>
      <w:proofErr w:type="spellStart"/>
      <w:r>
        <w:t>d.rating</w:t>
      </w:r>
      <w:proofErr w:type="spellEnd"/>
      <w:r>
        <w:t xml:space="preserve"> = 5</w:t>
      </w:r>
      <w:r>
        <w:br/>
        <w:t>)d</w:t>
      </w:r>
      <w:r>
        <w:br/>
        <w:t xml:space="preserve">ON </w:t>
      </w:r>
      <w:proofErr w:type="spellStart"/>
      <w:r>
        <w:t>m.movieid</w:t>
      </w:r>
      <w:proofErr w:type="spellEnd"/>
      <w:r>
        <w:t xml:space="preserve"> = </w:t>
      </w:r>
      <w:proofErr w:type="spellStart"/>
      <w:r>
        <w:t>d.itemid</w:t>
      </w:r>
      <w:proofErr w:type="spellEnd"/>
      <w:r>
        <w:t>​</w:t>
      </w:r>
    </w:p>
    <w:p w14:paraId="0A663CD4" w14:textId="77777777" w:rsidR="005F77B8" w:rsidRDefault="005F77B8">
      <w:pPr>
        <w:ind w:left="720"/>
      </w:pPr>
    </w:p>
    <w:p w14:paraId="0F384A1D" w14:textId="77777777" w:rsidR="005F77B8" w:rsidRDefault="00221247">
      <w:pPr>
        <w:shd w:val="clear" w:color="auto" w:fill="FFFFFF"/>
        <w:ind w:firstLine="720"/>
        <w:rPr>
          <w:sz w:val="21"/>
          <w:szCs w:val="21"/>
        </w:rPr>
      </w:pPr>
      <w:r>
        <w:rPr>
          <w:sz w:val="21"/>
          <w:szCs w:val="21"/>
        </w:rPr>
        <w:t>Time taken: 23.028 seconds, Fetched: 5975 row(s)</w:t>
      </w:r>
    </w:p>
    <w:p w14:paraId="7D7FFDBE" w14:textId="77777777" w:rsidR="005F77B8" w:rsidRDefault="00221247">
      <w:pPr>
        <w:ind w:left="720"/>
      </w:pPr>
      <w:r>
        <w:lastRenderedPageBreak/>
        <w:t>Oracle Rows fetched: 5975 rows, 0.09 seco</w:t>
      </w:r>
      <w:r>
        <w:t>nds</w:t>
      </w:r>
    </w:p>
    <w:p w14:paraId="32365F9B" w14:textId="77777777" w:rsidR="005F77B8" w:rsidRDefault="005F77B8">
      <w:pPr>
        <w:ind w:left="720"/>
        <w:rPr>
          <w:b/>
        </w:rPr>
      </w:pPr>
    </w:p>
    <w:p w14:paraId="6AFE8144" w14:textId="77777777" w:rsidR="005F77B8" w:rsidRDefault="005F77B8">
      <w:pPr>
        <w:ind w:left="720"/>
        <w:rPr>
          <w:b/>
        </w:rPr>
      </w:pPr>
    </w:p>
    <w:p w14:paraId="40B2043D" w14:textId="77777777" w:rsidR="005F77B8" w:rsidRDefault="00221247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B55B872" wp14:editId="72919E7D">
            <wp:extent cx="5943600" cy="49911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97FCA" w14:textId="77777777" w:rsidR="005F77B8" w:rsidRDefault="00221247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77A20A3" wp14:editId="0342F78B">
            <wp:extent cx="5943600" cy="533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823E0" w14:textId="77777777" w:rsidR="005F77B8" w:rsidRDefault="00221247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B1F394F" wp14:editId="37E64CD1">
            <wp:extent cx="5943600" cy="42545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52AC2" w14:textId="77777777" w:rsidR="005F77B8" w:rsidRDefault="005F77B8">
      <w:pPr>
        <w:ind w:left="720"/>
        <w:rPr>
          <w:b/>
        </w:rPr>
      </w:pPr>
    </w:p>
    <w:p w14:paraId="35D61AFC" w14:textId="77777777" w:rsidR="005F77B8" w:rsidRDefault="00221247">
      <w:pPr>
        <w:numPr>
          <w:ilvl w:val="0"/>
          <w:numId w:val="3"/>
        </w:numPr>
        <w:rPr>
          <w:b/>
        </w:rPr>
      </w:pPr>
      <w:r>
        <w:rPr>
          <w:b/>
        </w:rPr>
        <w:t>Average rating for each gender</w:t>
      </w:r>
    </w:p>
    <w:p w14:paraId="71D60C76" w14:textId="77777777" w:rsidR="005F77B8" w:rsidRDefault="00221247">
      <w:pPr>
        <w:ind w:left="1440"/>
      </w:pPr>
      <w:r>
        <w:t xml:space="preserve">SELECT </w:t>
      </w:r>
      <w:proofErr w:type="spellStart"/>
      <w:proofErr w:type="gramStart"/>
      <w:r>
        <w:t>u.gender</w:t>
      </w:r>
      <w:proofErr w:type="spellEnd"/>
      <w:proofErr w:type="gramEnd"/>
      <w:r>
        <w:t xml:space="preserve">, </w:t>
      </w:r>
    </w:p>
    <w:p w14:paraId="3BA8FFAE" w14:textId="77777777" w:rsidR="005F77B8" w:rsidRDefault="00221247">
      <w:pPr>
        <w:ind w:left="1440"/>
      </w:pPr>
      <w:r>
        <w:t xml:space="preserve">       avg(</w:t>
      </w:r>
      <w:proofErr w:type="spellStart"/>
      <w:proofErr w:type="gramStart"/>
      <w:r>
        <w:t>d.rating</w:t>
      </w:r>
      <w:proofErr w:type="spellEnd"/>
      <w:proofErr w:type="gramEnd"/>
      <w:r>
        <w:t xml:space="preserve">) AS </w:t>
      </w:r>
      <w:proofErr w:type="spellStart"/>
      <w:r>
        <w:t>avg_rating</w:t>
      </w:r>
      <w:proofErr w:type="spellEnd"/>
    </w:p>
    <w:p w14:paraId="5D6596F1" w14:textId="77777777" w:rsidR="005F77B8" w:rsidRDefault="00221247">
      <w:pPr>
        <w:ind w:left="1440"/>
      </w:pPr>
      <w:r>
        <w:t xml:space="preserve">  FROM Users_T1 u</w:t>
      </w:r>
    </w:p>
    <w:p w14:paraId="1D5C8880" w14:textId="77777777" w:rsidR="005F77B8" w:rsidRDefault="00221247">
      <w:pPr>
        <w:ind w:left="1440"/>
      </w:pPr>
      <w:r>
        <w:t xml:space="preserve"> INNER JOIN Data_T1 d</w:t>
      </w:r>
    </w:p>
    <w:p w14:paraId="01ED4E07" w14:textId="77777777" w:rsidR="005F77B8" w:rsidRDefault="00221247">
      <w:pPr>
        <w:ind w:left="1440"/>
      </w:pPr>
      <w:r>
        <w:t xml:space="preserve">   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d.userid</w:t>
      </w:r>
      <w:proofErr w:type="spellEnd"/>
    </w:p>
    <w:p w14:paraId="07D70683" w14:textId="77777777" w:rsidR="005F77B8" w:rsidRDefault="00221247">
      <w:pPr>
        <w:ind w:left="1440"/>
      </w:pPr>
      <w:r>
        <w:t xml:space="preserve"> GROUP BY </w:t>
      </w:r>
      <w:proofErr w:type="spellStart"/>
      <w:proofErr w:type="gramStart"/>
      <w:r>
        <w:t>u.gender</w:t>
      </w:r>
      <w:proofErr w:type="spellEnd"/>
      <w:proofErr w:type="gramEnd"/>
      <w:r>
        <w:t>;</w:t>
      </w:r>
    </w:p>
    <w:p w14:paraId="5F218A42" w14:textId="77777777" w:rsidR="005F77B8" w:rsidRDefault="005F77B8">
      <w:pPr>
        <w:ind w:left="1440"/>
      </w:pPr>
    </w:p>
    <w:p w14:paraId="24C1FF6E" w14:textId="77777777" w:rsidR="005F77B8" w:rsidRDefault="00221247">
      <w:pPr>
        <w:rPr>
          <w:sz w:val="21"/>
          <w:szCs w:val="21"/>
        </w:rPr>
      </w:pPr>
      <w:r>
        <w:tab/>
      </w:r>
      <w:r>
        <w:rPr>
          <w:sz w:val="21"/>
          <w:szCs w:val="21"/>
        </w:rPr>
        <w:t>Time taken: 44.283 seconds, Fetched: 2 row(s)</w:t>
      </w:r>
    </w:p>
    <w:p w14:paraId="4170D403" w14:textId="77777777" w:rsidR="005F77B8" w:rsidRDefault="00221247">
      <w:pPr>
        <w:ind w:firstLine="720"/>
        <w:rPr>
          <w:sz w:val="21"/>
          <w:szCs w:val="21"/>
        </w:rPr>
      </w:pPr>
      <w:r>
        <w:t>Oracle Rows fetched: 0.1</w:t>
      </w:r>
      <w:r>
        <w:t>1 seconds, 2 rows</w:t>
      </w:r>
    </w:p>
    <w:p w14:paraId="208241A5" w14:textId="77777777" w:rsidR="005F77B8" w:rsidRDefault="00221247">
      <w:r>
        <w:rPr>
          <w:sz w:val="21"/>
          <w:szCs w:val="21"/>
        </w:rPr>
        <w:lastRenderedPageBreak/>
        <w:tab/>
      </w:r>
      <w:r>
        <w:rPr>
          <w:noProof/>
        </w:rPr>
        <w:drawing>
          <wp:inline distT="114300" distB="114300" distL="114300" distR="114300" wp14:anchorId="191DB27D" wp14:editId="2355209B">
            <wp:extent cx="5943600" cy="25781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D2684" w14:textId="77777777" w:rsidR="005F77B8" w:rsidRDefault="005F77B8"/>
    <w:p w14:paraId="395B6C0C" w14:textId="77777777" w:rsidR="005F77B8" w:rsidRDefault="005F77B8"/>
    <w:p w14:paraId="034CD6E3" w14:textId="77777777" w:rsidR="005F77B8" w:rsidRDefault="005F77B8"/>
    <w:p w14:paraId="35DC83BA" w14:textId="77777777" w:rsidR="005F77B8" w:rsidRDefault="00221247">
      <w:r>
        <w:rPr>
          <w:noProof/>
        </w:rPr>
        <w:drawing>
          <wp:inline distT="114300" distB="114300" distL="114300" distR="114300" wp14:anchorId="13D0A0D2" wp14:editId="45B648D8">
            <wp:extent cx="4867275" cy="30670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6586D" w14:textId="77777777" w:rsidR="005F77B8" w:rsidRDefault="00221247">
      <w:r>
        <w:rPr>
          <w:noProof/>
        </w:rPr>
        <w:lastRenderedPageBreak/>
        <w:drawing>
          <wp:inline distT="114300" distB="114300" distL="114300" distR="114300" wp14:anchorId="7D1554EA" wp14:editId="36679C08">
            <wp:extent cx="5943600" cy="2832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B46FB" w14:textId="77777777" w:rsidR="005F77B8" w:rsidRDefault="005F77B8"/>
    <w:p w14:paraId="038EEEEB" w14:textId="77777777" w:rsidR="005F77B8" w:rsidRDefault="005F77B8"/>
    <w:p w14:paraId="1D7057C8" w14:textId="77777777" w:rsidR="005F77B8" w:rsidRDefault="005F77B8"/>
    <w:p w14:paraId="79E46626" w14:textId="77777777" w:rsidR="005F77B8" w:rsidRDefault="00221247">
      <w:pPr>
        <w:numPr>
          <w:ilvl w:val="0"/>
          <w:numId w:val="3"/>
        </w:numPr>
        <w:rPr>
          <w:b/>
        </w:rPr>
      </w:pPr>
      <w:r>
        <w:rPr>
          <w:b/>
        </w:rPr>
        <w:t>Rank movies by average rating</w:t>
      </w:r>
    </w:p>
    <w:p w14:paraId="4A2FBF7B" w14:textId="77777777" w:rsidR="005F77B8" w:rsidRDefault="00221247">
      <w:pPr>
        <w:ind w:left="1440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</w:p>
    <w:p w14:paraId="24D1BF4E" w14:textId="77777777" w:rsidR="005F77B8" w:rsidRDefault="00221247">
      <w:pPr>
        <w:ind w:left="1440"/>
      </w:pPr>
      <w:r>
        <w:t xml:space="preserve">       avg(</w:t>
      </w:r>
      <w:proofErr w:type="spellStart"/>
      <w:proofErr w:type="gramStart"/>
      <w:r>
        <w:t>d.rating</w:t>
      </w:r>
      <w:proofErr w:type="spellEnd"/>
      <w:proofErr w:type="gramEnd"/>
      <w:r>
        <w:t xml:space="preserve">) AS </w:t>
      </w:r>
      <w:proofErr w:type="spellStart"/>
      <w:r>
        <w:t>avg_rating</w:t>
      </w:r>
      <w:proofErr w:type="spellEnd"/>
    </w:p>
    <w:p w14:paraId="1DA4E336" w14:textId="77777777" w:rsidR="005F77B8" w:rsidRDefault="00221247">
      <w:pPr>
        <w:ind w:left="1440"/>
      </w:pPr>
      <w:r>
        <w:t xml:space="preserve">  FROM Data_T1 d</w:t>
      </w:r>
    </w:p>
    <w:p w14:paraId="59AD5A38" w14:textId="77777777" w:rsidR="005F77B8" w:rsidRDefault="00221247">
      <w:pPr>
        <w:ind w:left="1440"/>
      </w:pPr>
      <w:r>
        <w:t xml:space="preserve"> INNER JOIN Movie_T1 m</w:t>
      </w:r>
    </w:p>
    <w:p w14:paraId="6A6AFABF" w14:textId="77777777" w:rsidR="005F77B8" w:rsidRDefault="00221247">
      <w:pPr>
        <w:ind w:left="1440"/>
      </w:pPr>
      <w:r>
        <w:t xml:space="preserve">    ON </w:t>
      </w:r>
      <w:proofErr w:type="spellStart"/>
      <w:r>
        <w:t>movieid</w:t>
      </w:r>
      <w:proofErr w:type="spellEnd"/>
      <w:r>
        <w:t xml:space="preserve"> = </w:t>
      </w:r>
      <w:proofErr w:type="spellStart"/>
      <w:r>
        <w:t>itemid</w:t>
      </w:r>
      <w:proofErr w:type="spellEnd"/>
    </w:p>
    <w:p w14:paraId="25225A83" w14:textId="77777777" w:rsidR="005F77B8" w:rsidRDefault="00221247">
      <w:pPr>
        <w:ind w:left="1440"/>
      </w:pPr>
      <w:r>
        <w:t xml:space="preserve"> GROUP BY </w:t>
      </w:r>
      <w:proofErr w:type="spellStart"/>
      <w:proofErr w:type="gramStart"/>
      <w:r>
        <w:t>m.title</w:t>
      </w:r>
      <w:proofErr w:type="spellEnd"/>
      <w:proofErr w:type="gramEnd"/>
    </w:p>
    <w:p w14:paraId="31F7275C" w14:textId="77777777" w:rsidR="005F77B8" w:rsidRDefault="005F77B8">
      <w:pPr>
        <w:ind w:left="1440"/>
      </w:pPr>
    </w:p>
    <w:p w14:paraId="71ADD11B" w14:textId="77777777" w:rsidR="005F77B8" w:rsidRDefault="00221247">
      <w:pPr>
        <w:rPr>
          <w:sz w:val="21"/>
          <w:szCs w:val="21"/>
        </w:rPr>
      </w:pPr>
      <w:r>
        <w:tab/>
      </w:r>
      <w:r>
        <w:rPr>
          <w:sz w:val="21"/>
          <w:szCs w:val="21"/>
        </w:rPr>
        <w:t>Time taken: 51.531 seconds, Fetched: 1661 row(s)</w:t>
      </w:r>
    </w:p>
    <w:p w14:paraId="343BED19" w14:textId="77777777" w:rsidR="005F77B8" w:rsidRDefault="00221247">
      <w:pPr>
        <w:rPr>
          <w:b/>
        </w:rPr>
      </w:pPr>
      <w:r>
        <w:rPr>
          <w:b/>
        </w:rPr>
        <w:tab/>
      </w:r>
      <w:r>
        <w:t>Oracle Rows fetched: 0.30 seconds, 1664 rows</w:t>
      </w:r>
    </w:p>
    <w:p w14:paraId="7A03AE52" w14:textId="77777777" w:rsidR="005F77B8" w:rsidRDefault="005F77B8">
      <w:pPr>
        <w:ind w:left="720"/>
        <w:rPr>
          <w:b/>
        </w:rPr>
      </w:pPr>
    </w:p>
    <w:p w14:paraId="7A43829C" w14:textId="77777777" w:rsidR="005F77B8" w:rsidRDefault="005F77B8">
      <w:pPr>
        <w:ind w:left="720"/>
        <w:rPr>
          <w:b/>
        </w:rPr>
      </w:pPr>
    </w:p>
    <w:p w14:paraId="0AF6A093" w14:textId="77777777" w:rsidR="005F77B8" w:rsidRDefault="00221247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D99EAC" wp14:editId="1AA8F611">
            <wp:extent cx="5943600" cy="29464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ACB4B" w14:textId="77777777" w:rsidR="005F77B8" w:rsidRDefault="00221247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EF4ABE3" wp14:editId="6B7308C4">
            <wp:extent cx="5943600" cy="2171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5D650" w14:textId="77777777" w:rsidR="005F77B8" w:rsidRDefault="00221247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7243739" wp14:editId="03674E77">
            <wp:extent cx="5943600" cy="342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B7B47" w14:textId="77777777" w:rsidR="005F77B8" w:rsidRDefault="00221247">
      <w:pPr>
        <w:numPr>
          <w:ilvl w:val="0"/>
          <w:numId w:val="3"/>
        </w:numPr>
        <w:rPr>
          <w:b/>
        </w:rPr>
      </w:pPr>
      <w:r>
        <w:rPr>
          <w:b/>
        </w:rPr>
        <w:t>Select movies watched where the users live in Santa Clara and are not an engineer</w:t>
      </w:r>
    </w:p>
    <w:p w14:paraId="13051FD3" w14:textId="77777777" w:rsidR="005F77B8" w:rsidRDefault="005F77B8">
      <w:pPr>
        <w:ind w:left="720"/>
      </w:pPr>
    </w:p>
    <w:p w14:paraId="46A28AA3" w14:textId="77777777" w:rsidR="005F77B8" w:rsidRDefault="00221247">
      <w:pPr>
        <w:ind w:left="720"/>
      </w:pPr>
      <w:r>
        <w:t xml:space="preserve">SELECT DISTINCT </w:t>
      </w:r>
      <w:proofErr w:type="spellStart"/>
      <w:proofErr w:type="gramStart"/>
      <w:r>
        <w:t>m.title</w:t>
      </w:r>
      <w:proofErr w:type="spellEnd"/>
      <w:proofErr w:type="gramEnd"/>
    </w:p>
    <w:p w14:paraId="64AD76C4" w14:textId="77777777" w:rsidR="005F77B8" w:rsidRDefault="00221247">
      <w:pPr>
        <w:ind w:left="720"/>
      </w:pPr>
      <w:r>
        <w:t>FROM Users_T1 u, Occupation_T1 o, Zipcode_T1 z</w:t>
      </w:r>
      <w:r>
        <w:t>, Movie_T1 m, Data_T1 d</w:t>
      </w:r>
    </w:p>
    <w:p w14:paraId="6DB21817" w14:textId="77777777" w:rsidR="005F77B8" w:rsidRDefault="00221247">
      <w:pPr>
        <w:ind w:firstLine="720"/>
      </w:pPr>
      <w:r>
        <w:t xml:space="preserve">WHERE </w:t>
      </w:r>
      <w:proofErr w:type="spellStart"/>
      <w:proofErr w:type="gramStart"/>
      <w:r>
        <w:t>m.movieid</w:t>
      </w:r>
      <w:proofErr w:type="spellEnd"/>
      <w:proofErr w:type="gramEnd"/>
      <w:r>
        <w:t xml:space="preserve"> = </w:t>
      </w:r>
      <w:proofErr w:type="spellStart"/>
      <w:r>
        <w:t>d.itemid</w:t>
      </w:r>
      <w:proofErr w:type="spellEnd"/>
      <w:r>
        <w:t xml:space="preserve"> AND </w:t>
      </w:r>
      <w:proofErr w:type="spellStart"/>
      <w:r>
        <w:t>d.userid</w:t>
      </w:r>
      <w:proofErr w:type="spellEnd"/>
      <w:r>
        <w:t xml:space="preserve"> = </w:t>
      </w:r>
      <w:proofErr w:type="spellStart"/>
      <w:r>
        <w:t>u.userid</w:t>
      </w:r>
      <w:proofErr w:type="spellEnd"/>
      <w:r>
        <w:t xml:space="preserve"> AND </w:t>
      </w:r>
      <w:proofErr w:type="spellStart"/>
      <w:r>
        <w:t>o.occupationid</w:t>
      </w:r>
      <w:proofErr w:type="spellEnd"/>
      <w:r>
        <w:t xml:space="preserve"> = </w:t>
      </w:r>
      <w:proofErr w:type="spellStart"/>
      <w:r>
        <w:t>u.occupationid</w:t>
      </w:r>
      <w:proofErr w:type="spellEnd"/>
      <w:r>
        <w:t xml:space="preserve"> AND </w:t>
      </w:r>
      <w:proofErr w:type="spellStart"/>
      <w:r>
        <w:t>o.occupation</w:t>
      </w:r>
      <w:proofErr w:type="spellEnd"/>
      <w:r>
        <w:t xml:space="preserve"> != ‘engineer’ AND </w:t>
      </w:r>
      <w:proofErr w:type="spellStart"/>
      <w:r>
        <w:t>z.city</w:t>
      </w:r>
      <w:proofErr w:type="spellEnd"/>
      <w:r>
        <w:t xml:space="preserve"> = ‘PALO ALTO’ AND </w:t>
      </w:r>
      <w:proofErr w:type="spellStart"/>
      <w:r>
        <w:t>u.zipcode</w:t>
      </w:r>
      <w:proofErr w:type="spellEnd"/>
      <w:r>
        <w:t xml:space="preserve"> = </w:t>
      </w:r>
      <w:proofErr w:type="spellStart"/>
      <w:r>
        <w:t>z.zipcode</w:t>
      </w:r>
      <w:proofErr w:type="spellEnd"/>
    </w:p>
    <w:p w14:paraId="645310DB" w14:textId="77777777" w:rsidR="005F77B8" w:rsidRDefault="005F77B8">
      <w:pPr>
        <w:ind w:left="720"/>
      </w:pPr>
    </w:p>
    <w:p w14:paraId="61BA8DFA" w14:textId="77777777" w:rsidR="005F77B8" w:rsidRDefault="00221247">
      <w:pPr>
        <w:shd w:val="clear" w:color="auto" w:fill="FFFFFF"/>
        <w:rPr>
          <w:sz w:val="21"/>
          <w:szCs w:val="21"/>
        </w:rPr>
      </w:pPr>
      <w:r>
        <w:rPr>
          <w:sz w:val="21"/>
          <w:szCs w:val="21"/>
        </w:rPr>
        <w:t xml:space="preserve">Time taken: 27.475 seconds </w:t>
      </w:r>
    </w:p>
    <w:p w14:paraId="4CE5A9A7" w14:textId="77777777" w:rsidR="005F77B8" w:rsidRDefault="00221247">
      <w:r>
        <w:t>Oracle Rows fetched: 0.06 seconds, 53 rows</w:t>
      </w:r>
    </w:p>
    <w:p w14:paraId="21AA52D9" w14:textId="77777777" w:rsidR="005F77B8" w:rsidRDefault="005F77B8">
      <w:pPr>
        <w:ind w:left="720"/>
      </w:pPr>
    </w:p>
    <w:p w14:paraId="1E3906E1" w14:textId="77777777" w:rsidR="005F77B8" w:rsidRDefault="005F77B8">
      <w:pPr>
        <w:ind w:left="720"/>
      </w:pPr>
    </w:p>
    <w:p w14:paraId="0CC9BA7C" w14:textId="77777777" w:rsidR="005F77B8" w:rsidRDefault="00221247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D39ED05" wp14:editId="22469EBA">
            <wp:extent cx="5943600" cy="43688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3EB3C" w14:textId="77777777" w:rsidR="005F77B8" w:rsidRDefault="00221247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A440B1B" wp14:editId="6F6AD3DC">
            <wp:extent cx="4972050" cy="5753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41B83" w14:textId="77777777" w:rsidR="005F77B8" w:rsidRDefault="00221247">
      <w:pPr>
        <w:ind w:left="720"/>
      </w:pPr>
      <w:r>
        <w:rPr>
          <w:noProof/>
        </w:rPr>
        <w:drawing>
          <wp:inline distT="114300" distB="114300" distL="114300" distR="114300" wp14:anchorId="704EA2F1" wp14:editId="13CDF9DB">
            <wp:extent cx="5029200" cy="59055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04BB4" w14:textId="77777777" w:rsidR="005F77B8" w:rsidRDefault="00221247">
      <w:pPr>
        <w:ind w:left="720"/>
      </w:pPr>
      <w:r>
        <w:t>Hive:</w:t>
      </w:r>
    </w:p>
    <w:p w14:paraId="16E50D70" w14:textId="77777777" w:rsidR="005F77B8" w:rsidRDefault="00221247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FF6F53D" wp14:editId="202B0538">
            <wp:extent cx="3895725" cy="38862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13B61" w14:textId="77777777" w:rsidR="005F77B8" w:rsidRDefault="005F77B8">
      <w:pPr>
        <w:ind w:left="720"/>
      </w:pPr>
    </w:p>
    <w:p w14:paraId="1D8FF333" w14:textId="77777777" w:rsidR="005F77B8" w:rsidRDefault="00221247">
      <w:pPr>
        <w:ind w:left="720"/>
      </w:pPr>
      <w:r>
        <w:t xml:space="preserve">SELECT </w:t>
      </w:r>
      <w:proofErr w:type="spellStart"/>
      <w:proofErr w:type="gramStart"/>
      <w:r>
        <w:t>m.movieid</w:t>
      </w:r>
      <w:proofErr w:type="spellEnd"/>
      <w:proofErr w:type="gramEnd"/>
      <w:r>
        <w:t>,</w:t>
      </w:r>
      <w:r>
        <w:br/>
      </w:r>
      <w:proofErr w:type="spellStart"/>
      <w:r>
        <w:t>m.title</w:t>
      </w:r>
      <w:proofErr w:type="spellEnd"/>
      <w:r>
        <w:t xml:space="preserve"> FROM Movie_T1 m</w:t>
      </w:r>
      <w:r>
        <w:br/>
        <w:t xml:space="preserve">INNER JOIN ( SELECT </w:t>
      </w:r>
      <w:proofErr w:type="spellStart"/>
      <w:r>
        <w:t>d.userid</w:t>
      </w:r>
      <w:proofErr w:type="spellEnd"/>
      <w:r>
        <w:t>,</w:t>
      </w:r>
      <w:r>
        <w:br/>
      </w:r>
      <w:proofErr w:type="spellStart"/>
      <w:r>
        <w:t>d.itemid</w:t>
      </w:r>
      <w:proofErr w:type="spellEnd"/>
      <w:r>
        <w:t>,</w:t>
      </w:r>
      <w:r>
        <w:br/>
      </w:r>
      <w:proofErr w:type="spellStart"/>
      <w:r>
        <w:t>d.rating</w:t>
      </w:r>
      <w:proofErr w:type="spellEnd"/>
      <w:r>
        <w:t xml:space="preserve"> FROM Data_T1 ) d ON (</w:t>
      </w:r>
      <w:proofErr w:type="spellStart"/>
      <w:r>
        <w:t>m.movieid</w:t>
      </w:r>
      <w:proofErr w:type="spellEnd"/>
      <w:r>
        <w:t xml:space="preserve"> = </w:t>
      </w:r>
      <w:proofErr w:type="spellStart"/>
      <w:r>
        <w:t>d.itemid</w:t>
      </w:r>
      <w:proofErr w:type="spellEnd"/>
      <w:r>
        <w:t>​)</w:t>
      </w:r>
    </w:p>
    <w:p w14:paraId="3671A1DA" w14:textId="77777777" w:rsidR="005F77B8" w:rsidRDefault="005F77B8">
      <w:pPr>
        <w:ind w:left="720"/>
      </w:pPr>
    </w:p>
    <w:p w14:paraId="405AF61F" w14:textId="77777777" w:rsidR="005F77B8" w:rsidRDefault="005F77B8">
      <w:pPr>
        <w:ind w:left="720"/>
      </w:pPr>
    </w:p>
    <w:p w14:paraId="7CA0D980" w14:textId="77777777" w:rsidR="005F77B8" w:rsidRDefault="005F77B8">
      <w:pPr>
        <w:ind w:left="720"/>
      </w:pPr>
    </w:p>
    <w:p w14:paraId="41C50653" w14:textId="77777777" w:rsidR="005F77B8" w:rsidRDefault="005F77B8">
      <w:pPr>
        <w:ind w:left="720"/>
      </w:pPr>
    </w:p>
    <w:p w14:paraId="3E907DB0" w14:textId="77777777" w:rsidR="005F77B8" w:rsidRDefault="005F77B8">
      <w:pPr>
        <w:ind w:left="720"/>
      </w:pPr>
    </w:p>
    <w:p w14:paraId="4832931E" w14:textId="77777777" w:rsidR="005F77B8" w:rsidRDefault="005F77B8">
      <w:pPr>
        <w:ind w:left="720"/>
      </w:pPr>
    </w:p>
    <w:p w14:paraId="5742B8FE" w14:textId="77777777" w:rsidR="005F77B8" w:rsidRDefault="005F77B8">
      <w:pPr>
        <w:ind w:left="720"/>
      </w:pPr>
    </w:p>
    <w:p w14:paraId="35BFD2F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dataDir</w:t>
      </w:r>
      <w:proofErr w:type="spellEnd"/>
      <w:r>
        <w:t>/data.csv</w:t>
      </w:r>
    </w:p>
    <w:p w14:paraId="1B0D671C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freeZipcodeDir</w:t>
      </w:r>
      <w:proofErr w:type="spellEnd"/>
      <w:r>
        <w:t>/free-zipcode-database.</w:t>
      </w:r>
      <w:r>
        <w:t>csv</w:t>
      </w:r>
    </w:p>
    <w:p w14:paraId="6C39700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movieDir</w:t>
      </w:r>
      <w:proofErr w:type="spellEnd"/>
      <w:r>
        <w:t>/movie.csv</w:t>
      </w:r>
    </w:p>
    <w:p w14:paraId="728C2BC9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occupationDir</w:t>
      </w:r>
      <w:proofErr w:type="spellEnd"/>
      <w:r>
        <w:t>/occupation.csv</w:t>
      </w:r>
    </w:p>
    <w:p w14:paraId="0678BD7A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userDir</w:t>
      </w:r>
      <w:proofErr w:type="spellEnd"/>
      <w:r>
        <w:t>/user.csv</w:t>
      </w:r>
    </w:p>
    <w:p w14:paraId="6109A3BF" w14:textId="77777777" w:rsidR="005F77B8" w:rsidRDefault="00221247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/user/bigdata01/</w:t>
      </w:r>
      <w:proofErr w:type="spellStart"/>
      <w:r>
        <w:t>zipcodeDir</w:t>
      </w:r>
      <w:proofErr w:type="spellEnd"/>
      <w:r>
        <w:t>/zipcode.csv</w:t>
      </w:r>
    </w:p>
    <w:p w14:paraId="49DBB997" w14:textId="77777777" w:rsidR="005F77B8" w:rsidRDefault="005F77B8">
      <w:pPr>
        <w:ind w:left="720"/>
      </w:pPr>
    </w:p>
    <w:p w14:paraId="0D6BC294" w14:textId="77777777" w:rsidR="005F77B8" w:rsidRDefault="005F77B8">
      <w:pPr>
        <w:ind w:left="720"/>
      </w:pPr>
    </w:p>
    <w:p w14:paraId="7A1470BE" w14:textId="77777777" w:rsidR="005F77B8" w:rsidRDefault="005F77B8"/>
    <w:p w14:paraId="7D362613" w14:textId="77777777" w:rsidR="005F77B8" w:rsidRDefault="00221247">
      <w:r>
        <w:rPr>
          <w:b/>
        </w:rPr>
        <w:t>6. 3 Way Join - Average rating by occupation</w:t>
      </w:r>
    </w:p>
    <w:p w14:paraId="215FAD40" w14:textId="77777777" w:rsidR="005F77B8" w:rsidRDefault="00221247">
      <w:r>
        <w:lastRenderedPageBreak/>
        <w:t xml:space="preserve">SELECT </w:t>
      </w:r>
      <w:proofErr w:type="spellStart"/>
      <w:proofErr w:type="gramStart"/>
      <w:r>
        <w:t>o.occupation</w:t>
      </w:r>
      <w:proofErr w:type="spellEnd"/>
      <w:proofErr w:type="gramEnd"/>
      <w:r>
        <w:t>, avg(</w:t>
      </w:r>
      <w:proofErr w:type="spellStart"/>
      <w:r>
        <w:t>d.rating</w:t>
      </w:r>
      <w:proofErr w:type="spellEnd"/>
      <w:r>
        <w:t>)</w:t>
      </w:r>
    </w:p>
    <w:p w14:paraId="6E863DF3" w14:textId="77777777" w:rsidR="005F77B8" w:rsidRDefault="00221247">
      <w:r>
        <w:t xml:space="preserve">  FROM users u</w:t>
      </w:r>
    </w:p>
    <w:p w14:paraId="2F037AFB" w14:textId="77777777" w:rsidR="005F77B8" w:rsidRDefault="00221247">
      <w:r>
        <w:t xml:space="preserve"> INNER JOIN data d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d.userid</w:t>
      </w:r>
      <w:proofErr w:type="spellEnd"/>
    </w:p>
    <w:p w14:paraId="3391B1A5" w14:textId="77777777" w:rsidR="005F77B8" w:rsidRDefault="00221247">
      <w:r>
        <w:t xml:space="preserve"> INNER JOIN occupation o ON </w:t>
      </w:r>
      <w:proofErr w:type="spellStart"/>
      <w:proofErr w:type="gramStart"/>
      <w:r>
        <w:t>u.occupationid</w:t>
      </w:r>
      <w:proofErr w:type="spellEnd"/>
      <w:proofErr w:type="gramEnd"/>
      <w:r>
        <w:t xml:space="preserve"> = </w:t>
      </w:r>
      <w:proofErr w:type="spellStart"/>
      <w:r>
        <w:t>o.occupationid</w:t>
      </w:r>
      <w:proofErr w:type="spellEnd"/>
    </w:p>
    <w:p w14:paraId="7758E533" w14:textId="77777777" w:rsidR="005F77B8" w:rsidRDefault="00221247">
      <w:r>
        <w:t xml:space="preserve"> GROUP BY </w:t>
      </w:r>
      <w:proofErr w:type="spellStart"/>
      <w:proofErr w:type="gramStart"/>
      <w:r>
        <w:t>o.occupation</w:t>
      </w:r>
      <w:proofErr w:type="spellEnd"/>
      <w:proofErr w:type="gramEnd"/>
    </w:p>
    <w:p w14:paraId="285DC2B3" w14:textId="77777777" w:rsidR="005F77B8" w:rsidRDefault="00221247">
      <w:r>
        <w:t>Hive: 21 rows, 41.737 seconds</w:t>
      </w:r>
    </w:p>
    <w:p w14:paraId="30031988" w14:textId="77777777" w:rsidR="005F77B8" w:rsidRDefault="00221247">
      <w:r>
        <w:t>Oracle</w:t>
      </w:r>
      <w:r>
        <w:t>: 21 rows, 0.15 seconds</w:t>
      </w:r>
    </w:p>
    <w:p w14:paraId="01F73B58" w14:textId="77777777" w:rsidR="005F77B8" w:rsidRDefault="005F77B8"/>
    <w:p w14:paraId="04AC56A5" w14:textId="77777777" w:rsidR="005F77B8" w:rsidRDefault="00221247">
      <w:r>
        <w:rPr>
          <w:noProof/>
        </w:rPr>
        <w:drawing>
          <wp:inline distT="114300" distB="114300" distL="114300" distR="114300" wp14:anchorId="2D7409F0" wp14:editId="57AE18CC">
            <wp:extent cx="4895850" cy="3695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4A9D8" w14:textId="77777777" w:rsidR="005F77B8" w:rsidRDefault="00221247">
      <w:r>
        <w:rPr>
          <w:noProof/>
        </w:rPr>
        <w:lastRenderedPageBreak/>
        <w:drawing>
          <wp:inline distT="114300" distB="114300" distL="114300" distR="114300" wp14:anchorId="4CFA376E" wp14:editId="362D5153">
            <wp:extent cx="4857750" cy="4953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395B93E" wp14:editId="21F03C11">
            <wp:extent cx="5943600" cy="25400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4B341" w14:textId="77777777" w:rsidR="005F77B8" w:rsidRDefault="005F77B8">
      <w:pPr>
        <w:rPr>
          <w:b/>
        </w:rPr>
      </w:pPr>
    </w:p>
    <w:p w14:paraId="160D8F78" w14:textId="77777777" w:rsidR="005F77B8" w:rsidRDefault="005F77B8">
      <w:pPr>
        <w:rPr>
          <w:b/>
        </w:rPr>
      </w:pPr>
    </w:p>
    <w:p w14:paraId="2145B3AE" w14:textId="77777777" w:rsidR="005F77B8" w:rsidRDefault="00221247">
      <w:r>
        <w:rPr>
          <w:b/>
        </w:rPr>
        <w:t>7. Number of ratings for movies released since Nicholas was born</w:t>
      </w:r>
    </w:p>
    <w:p w14:paraId="0A0ADFD3" w14:textId="77777777" w:rsidR="005F77B8" w:rsidRDefault="00221247"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m.release_date</w:t>
      </w:r>
      <w:proofErr w:type="spellEnd"/>
      <w:r>
        <w:t>,</w:t>
      </w:r>
    </w:p>
    <w:p w14:paraId="5E394B50" w14:textId="77777777" w:rsidR="005F77B8" w:rsidRDefault="00221247">
      <w:r>
        <w:t xml:space="preserve">       count(</w:t>
      </w:r>
      <w:proofErr w:type="spellStart"/>
      <w:proofErr w:type="gramStart"/>
      <w:r>
        <w:t>d.rating</w:t>
      </w:r>
      <w:proofErr w:type="spellEnd"/>
      <w:proofErr w:type="gramEnd"/>
      <w:r>
        <w:t xml:space="preserve">) AS </w:t>
      </w:r>
      <w:proofErr w:type="spellStart"/>
      <w:r>
        <w:t>num_ratings</w:t>
      </w:r>
      <w:proofErr w:type="spellEnd"/>
    </w:p>
    <w:p w14:paraId="570B159A" w14:textId="77777777" w:rsidR="005F77B8" w:rsidRDefault="00221247">
      <w:r>
        <w:t xml:space="preserve">  FROM movie m</w:t>
      </w:r>
    </w:p>
    <w:p w14:paraId="5F48911B" w14:textId="77777777" w:rsidR="005F77B8" w:rsidRDefault="00221247">
      <w:r>
        <w:t xml:space="preserve"> INNER JOIN data d</w:t>
      </w:r>
    </w:p>
    <w:p w14:paraId="7DF3A2AE" w14:textId="77777777" w:rsidR="005F77B8" w:rsidRDefault="00221247">
      <w:r>
        <w:t xml:space="preserve">    ON </w:t>
      </w:r>
      <w:proofErr w:type="spellStart"/>
      <w:proofErr w:type="gramStart"/>
      <w:r>
        <w:t>d.itemid</w:t>
      </w:r>
      <w:proofErr w:type="spellEnd"/>
      <w:proofErr w:type="gramEnd"/>
      <w:r>
        <w:t xml:space="preserve"> = </w:t>
      </w:r>
      <w:proofErr w:type="spellStart"/>
      <w:r>
        <w:t>m.movieid</w:t>
      </w:r>
      <w:proofErr w:type="spellEnd"/>
    </w:p>
    <w:p w14:paraId="06B4E04E" w14:textId="77777777" w:rsidR="005F77B8" w:rsidRDefault="00221247">
      <w:r>
        <w:t xml:space="preserve"> WHERE </w:t>
      </w:r>
      <w:proofErr w:type="spellStart"/>
      <w:proofErr w:type="gramStart"/>
      <w:r>
        <w:t>m.release</w:t>
      </w:r>
      <w:proofErr w:type="gramEnd"/>
      <w:r>
        <w:t>_date</w:t>
      </w:r>
      <w:proofErr w:type="spellEnd"/>
      <w:r>
        <w:t xml:space="preserve"> &gt;= '1996-06-29'</w:t>
      </w:r>
    </w:p>
    <w:p w14:paraId="640DC3CF" w14:textId="77777777" w:rsidR="005F77B8" w:rsidRDefault="00221247">
      <w:r>
        <w:t xml:space="preserve"> GROUP BY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m.release_date</w:t>
      </w:r>
      <w:proofErr w:type="spellEnd"/>
    </w:p>
    <w:p w14:paraId="7F1DD43B" w14:textId="77777777" w:rsidR="005F77B8" w:rsidRDefault="005F77B8"/>
    <w:p w14:paraId="3663DB30" w14:textId="77777777" w:rsidR="005F77B8" w:rsidRDefault="005F77B8"/>
    <w:p w14:paraId="2FDC8EBD" w14:textId="77777777" w:rsidR="005F77B8" w:rsidRDefault="00221247">
      <w:r>
        <w:t xml:space="preserve">Hive: </w:t>
      </w:r>
    </w:p>
    <w:p w14:paraId="3B5CBB62" w14:textId="77777777" w:rsidR="005F77B8" w:rsidRDefault="00221247">
      <w:r>
        <w:t>Oracle: 516 rows in 0.10 seconds</w:t>
      </w:r>
    </w:p>
    <w:p w14:paraId="6F8D6675" w14:textId="77777777" w:rsidR="005F77B8" w:rsidRDefault="00221247">
      <w:r>
        <w:rPr>
          <w:noProof/>
        </w:rPr>
        <w:lastRenderedPageBreak/>
        <w:drawing>
          <wp:inline distT="114300" distB="114300" distL="114300" distR="114300" wp14:anchorId="183D2907" wp14:editId="7D5BA4A4">
            <wp:extent cx="5943600" cy="31750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077C3" w14:textId="77777777" w:rsidR="005F77B8" w:rsidRDefault="00221247">
      <w:r>
        <w:rPr>
          <w:noProof/>
        </w:rPr>
        <w:drawing>
          <wp:inline distT="114300" distB="114300" distL="114300" distR="114300" wp14:anchorId="3FC82323" wp14:editId="7BF8BD6B">
            <wp:extent cx="5943600" cy="4064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F44FE" w14:textId="77777777" w:rsidR="005F77B8" w:rsidRDefault="00221247">
      <w:r>
        <w:rPr>
          <w:noProof/>
        </w:rPr>
        <w:drawing>
          <wp:inline distT="114300" distB="114300" distL="114300" distR="114300" wp14:anchorId="1087AB8F" wp14:editId="3FCD3FD3">
            <wp:extent cx="5943600" cy="26924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66CE3" w14:textId="77777777" w:rsidR="005F77B8" w:rsidRDefault="005F77B8"/>
    <w:p w14:paraId="22AC052D" w14:textId="77777777" w:rsidR="005F77B8" w:rsidRDefault="00221247">
      <w:pPr>
        <w:rPr>
          <w:b/>
        </w:rPr>
      </w:pPr>
      <w:r>
        <w:rPr>
          <w:b/>
        </w:rPr>
        <w:t>8. Full location information for users</w:t>
      </w:r>
      <w:r>
        <w:t xml:space="preserve"> </w:t>
      </w:r>
      <w:r>
        <w:rPr>
          <w:b/>
        </w:rPr>
        <w:t>using left join</w:t>
      </w:r>
    </w:p>
    <w:p w14:paraId="3C4F587A" w14:textId="77777777" w:rsidR="005F77B8" w:rsidRDefault="00221247">
      <w:r>
        <w:t>SELECT u.*,</w:t>
      </w:r>
    </w:p>
    <w:p w14:paraId="4B0224F3" w14:textId="77777777" w:rsidR="005F77B8" w:rsidRDefault="00221247">
      <w:r>
        <w:t xml:space="preserve">       </w:t>
      </w:r>
      <w:proofErr w:type="spellStart"/>
      <w:proofErr w:type="gramStart"/>
      <w:r>
        <w:t>z.city</w:t>
      </w:r>
      <w:proofErr w:type="spellEnd"/>
      <w:proofErr w:type="gramEnd"/>
      <w:r>
        <w:t>,</w:t>
      </w:r>
    </w:p>
    <w:p w14:paraId="2C5055F2" w14:textId="77777777" w:rsidR="005F77B8" w:rsidRDefault="00221247">
      <w:r>
        <w:t xml:space="preserve">       </w:t>
      </w:r>
      <w:proofErr w:type="spellStart"/>
      <w:proofErr w:type="gramStart"/>
      <w:r>
        <w:t>z.state</w:t>
      </w:r>
      <w:proofErr w:type="spellEnd"/>
      <w:proofErr w:type="gramEnd"/>
    </w:p>
    <w:p w14:paraId="20FDEC53" w14:textId="77777777" w:rsidR="005F77B8" w:rsidRDefault="00221247">
      <w:r>
        <w:t xml:space="preserve">  FROM users u</w:t>
      </w:r>
    </w:p>
    <w:p w14:paraId="485FE399" w14:textId="77777777" w:rsidR="005F77B8" w:rsidRDefault="00221247">
      <w:r>
        <w:t xml:space="preserve">  LEFT JOIN </w:t>
      </w:r>
      <w:proofErr w:type="spellStart"/>
      <w:r>
        <w:t>zipcode</w:t>
      </w:r>
      <w:proofErr w:type="spellEnd"/>
      <w:r>
        <w:t xml:space="preserve"> z</w:t>
      </w:r>
    </w:p>
    <w:p w14:paraId="21AB4E4F" w14:textId="77777777" w:rsidR="005F77B8" w:rsidRDefault="00221247">
      <w:r>
        <w:t xml:space="preserve">    ON </w:t>
      </w:r>
      <w:proofErr w:type="spellStart"/>
      <w:proofErr w:type="gramStart"/>
      <w:r>
        <w:t>z.zipcode</w:t>
      </w:r>
      <w:proofErr w:type="spellEnd"/>
      <w:proofErr w:type="gramEnd"/>
      <w:r>
        <w:t xml:space="preserve"> = </w:t>
      </w:r>
      <w:proofErr w:type="spellStart"/>
      <w:r>
        <w:t>u.zipcode</w:t>
      </w:r>
      <w:proofErr w:type="spellEnd"/>
    </w:p>
    <w:p w14:paraId="43E7EB7D" w14:textId="77777777" w:rsidR="005F77B8" w:rsidRDefault="005F77B8"/>
    <w:p w14:paraId="3341FC7E" w14:textId="77777777" w:rsidR="005F77B8" w:rsidRDefault="00221247">
      <w:r>
        <w:t xml:space="preserve">Hive: </w:t>
      </w:r>
    </w:p>
    <w:p w14:paraId="05803EB3" w14:textId="77777777" w:rsidR="005F77B8" w:rsidRDefault="00221247">
      <w:r>
        <w:lastRenderedPageBreak/>
        <w:t>Oracle: 943 rows in 0.14 seconds</w:t>
      </w:r>
    </w:p>
    <w:p w14:paraId="23F21319" w14:textId="77777777" w:rsidR="005F77B8" w:rsidRDefault="00221247">
      <w:r>
        <w:rPr>
          <w:noProof/>
        </w:rPr>
        <w:drawing>
          <wp:inline distT="114300" distB="114300" distL="114300" distR="114300" wp14:anchorId="4016684E" wp14:editId="36AC4C55">
            <wp:extent cx="5943600" cy="27432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37728" w14:textId="77777777" w:rsidR="005F77B8" w:rsidRDefault="00221247">
      <w:r>
        <w:rPr>
          <w:noProof/>
        </w:rPr>
        <w:drawing>
          <wp:inline distT="114300" distB="114300" distL="114300" distR="114300" wp14:anchorId="0AF9241C" wp14:editId="12EB07BD">
            <wp:extent cx="5943600" cy="406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F018B" w14:textId="77777777" w:rsidR="005F77B8" w:rsidRDefault="00221247">
      <w:r>
        <w:rPr>
          <w:noProof/>
        </w:rPr>
        <w:drawing>
          <wp:inline distT="114300" distB="114300" distL="114300" distR="114300" wp14:anchorId="5D948EA9" wp14:editId="2731E1A8">
            <wp:extent cx="5943600" cy="26416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AD3F7" w14:textId="77777777" w:rsidR="005F77B8" w:rsidRDefault="005F77B8"/>
    <w:p w14:paraId="0BE2737D" w14:textId="77777777" w:rsidR="005F77B8" w:rsidRDefault="005F77B8"/>
    <w:p w14:paraId="09754433" w14:textId="77777777" w:rsidR="005F77B8" w:rsidRDefault="005F77B8"/>
    <w:p w14:paraId="72C61E6F" w14:textId="77777777" w:rsidR="005F77B8" w:rsidRDefault="005F77B8"/>
    <w:commentRangeStart w:id="3"/>
    <w:p w14:paraId="358A7439" w14:textId="77777777" w:rsidR="005F77B8" w:rsidRDefault="00221247">
      <w:r>
        <w:fldChar w:fldCharType="begin"/>
      </w:r>
      <w:r>
        <w:instrText xml:space="preserve"> HYPERLINK "http://www.informit.com/articles/article.aspx?p=2756471&amp;seqNum=4" \h </w:instrText>
      </w:r>
      <w:r>
        <w:fldChar w:fldCharType="separate"/>
      </w:r>
      <w:r>
        <w:rPr>
          <w:color w:val="1155CC"/>
          <w:u w:val="single"/>
        </w:rPr>
        <w:t>http://www.informit.com/articles/article.aspx?p=2756471&amp;seqNum=4</w:t>
      </w:r>
      <w:r>
        <w:rPr>
          <w:color w:val="1155CC"/>
          <w:u w:val="single"/>
        </w:rPr>
        <w:fldChar w:fldCharType="end"/>
      </w:r>
      <w:commentRangeEnd w:id="3"/>
      <w:r>
        <w:commentReference w:id="3"/>
      </w:r>
    </w:p>
    <w:p w14:paraId="1B9977C4" w14:textId="77777777" w:rsidR="005F77B8" w:rsidRDefault="005F77B8"/>
    <w:p w14:paraId="6994517F" w14:textId="77777777" w:rsidR="005F77B8" w:rsidRDefault="005F77B8"/>
    <w:p w14:paraId="7A077749" w14:textId="77777777" w:rsidR="005F77B8" w:rsidRDefault="00221247">
      <w:proofErr w:type="gramStart"/>
      <w:r>
        <w:t>Tasks :</w:t>
      </w:r>
      <w:proofErr w:type="gramEnd"/>
      <w:r>
        <w:t xml:space="preserve"> </w:t>
      </w:r>
    </w:p>
    <w:p w14:paraId="0B7818EB" w14:textId="77777777" w:rsidR="005F77B8" w:rsidRDefault="005F77B8"/>
    <w:p w14:paraId="1960AA58" w14:textId="77777777" w:rsidR="005F77B8" w:rsidRDefault="00221247">
      <w:r>
        <w:tab/>
        <w:t>SHRADDHA</w:t>
      </w:r>
    </w:p>
    <w:p w14:paraId="2C73A393" w14:textId="77777777" w:rsidR="005F77B8" w:rsidRDefault="00221247">
      <w:pPr>
        <w:numPr>
          <w:ilvl w:val="0"/>
          <w:numId w:val="9"/>
        </w:numPr>
      </w:pPr>
      <w:r>
        <w:t xml:space="preserve">Upload data to </w:t>
      </w:r>
      <w:proofErr w:type="spellStart"/>
      <w:r>
        <w:t>linux</w:t>
      </w:r>
      <w:proofErr w:type="spellEnd"/>
      <w:r>
        <w:t xml:space="preserve"> account</w:t>
      </w:r>
    </w:p>
    <w:p w14:paraId="6B56FB51" w14:textId="77777777" w:rsidR="005F77B8" w:rsidRDefault="00221247">
      <w:pPr>
        <w:numPr>
          <w:ilvl w:val="0"/>
          <w:numId w:val="9"/>
        </w:numPr>
      </w:pPr>
      <w:r>
        <w:lastRenderedPageBreak/>
        <w:t xml:space="preserve">Upload data to </w:t>
      </w:r>
      <w:proofErr w:type="spellStart"/>
      <w:r>
        <w:t>hdfs</w:t>
      </w:r>
      <w:proofErr w:type="spellEnd"/>
    </w:p>
    <w:p w14:paraId="02F4461E" w14:textId="77777777" w:rsidR="005F77B8" w:rsidRDefault="00221247">
      <w:pPr>
        <w:numPr>
          <w:ilvl w:val="0"/>
          <w:numId w:val="9"/>
        </w:numPr>
      </w:pPr>
      <w:r>
        <w:t>Create tables</w:t>
      </w:r>
    </w:p>
    <w:p w14:paraId="7032B1C1" w14:textId="77777777" w:rsidR="005F77B8" w:rsidRDefault="005F77B8"/>
    <w:p w14:paraId="63DA368B" w14:textId="77777777" w:rsidR="005F77B8" w:rsidRDefault="00221247">
      <w:pPr>
        <w:ind w:left="720"/>
      </w:pPr>
      <w:r>
        <w:t xml:space="preserve">NICHOLAS </w:t>
      </w:r>
    </w:p>
    <w:p w14:paraId="456B65F6" w14:textId="77777777" w:rsidR="005F77B8" w:rsidRDefault="00221247">
      <w:pPr>
        <w:numPr>
          <w:ilvl w:val="0"/>
          <w:numId w:val="10"/>
        </w:numPr>
      </w:pPr>
      <w:r>
        <w:t>Create Oracle DB</w:t>
      </w:r>
    </w:p>
    <w:p w14:paraId="443364AF" w14:textId="77777777" w:rsidR="005F77B8" w:rsidRDefault="00221247">
      <w:pPr>
        <w:numPr>
          <w:ilvl w:val="0"/>
          <w:numId w:val="10"/>
        </w:numPr>
      </w:pPr>
      <w:r>
        <w:t>Upload data</w:t>
      </w:r>
    </w:p>
    <w:p w14:paraId="02AA7102" w14:textId="77777777" w:rsidR="005F77B8" w:rsidRDefault="00221247">
      <w:pPr>
        <w:numPr>
          <w:ilvl w:val="0"/>
          <w:numId w:val="10"/>
        </w:numPr>
      </w:pPr>
      <w:r>
        <w:t>Write queries</w:t>
      </w:r>
    </w:p>
    <w:p w14:paraId="5FBE0EA0" w14:textId="77777777" w:rsidR="005F77B8" w:rsidRDefault="00221247">
      <w:pPr>
        <w:numPr>
          <w:ilvl w:val="0"/>
          <w:numId w:val="10"/>
        </w:numPr>
      </w:pPr>
      <w:r>
        <w:t>Fix queries for Oracle</w:t>
      </w:r>
    </w:p>
    <w:p w14:paraId="1943F31C" w14:textId="77777777" w:rsidR="005F77B8" w:rsidRDefault="005F77B8">
      <w:pPr>
        <w:ind w:left="720"/>
      </w:pPr>
    </w:p>
    <w:p w14:paraId="5ED241A0" w14:textId="77777777" w:rsidR="005F77B8" w:rsidRDefault="00221247">
      <w:pPr>
        <w:numPr>
          <w:ilvl w:val="0"/>
          <w:numId w:val="2"/>
        </w:numPr>
      </w:pPr>
      <w:r>
        <w:t>Oracle Explain Plan</w:t>
      </w:r>
    </w:p>
    <w:p w14:paraId="432C89C4" w14:textId="77777777" w:rsidR="005F77B8" w:rsidRDefault="005F77B8"/>
    <w:p w14:paraId="1EADFA99" w14:textId="77777777" w:rsidR="005F77B8" w:rsidRDefault="005F77B8"/>
    <w:p w14:paraId="1373839F" w14:textId="77777777" w:rsidR="005F77B8" w:rsidRDefault="00221247">
      <w:pPr>
        <w:numPr>
          <w:ilvl w:val="0"/>
          <w:numId w:val="11"/>
        </w:numPr>
      </w:pPr>
      <w:r>
        <w:t xml:space="preserve">Using tool (probably </w:t>
      </w:r>
      <w:proofErr w:type="spellStart"/>
      <w:r>
        <w:t>stanford</w:t>
      </w:r>
      <w:proofErr w:type="spellEnd"/>
      <w:r>
        <w:t xml:space="preserve">) decide index columns for all </w:t>
      </w:r>
      <w:proofErr w:type="gramStart"/>
      <w:r>
        <w:t>tables  --</w:t>
      </w:r>
      <w:proofErr w:type="gramEnd"/>
      <w:r>
        <w:t xml:space="preserve"> Vikas : Not required spoke to professor. </w:t>
      </w:r>
    </w:p>
    <w:p w14:paraId="518D1B8A" w14:textId="77777777" w:rsidR="005F77B8" w:rsidRDefault="005F77B8"/>
    <w:p w14:paraId="2D66607D" w14:textId="77777777" w:rsidR="005F77B8" w:rsidRDefault="005F77B8"/>
    <w:p w14:paraId="4B906FB4" w14:textId="77777777" w:rsidR="005F77B8" w:rsidRDefault="005F77B8"/>
    <w:p w14:paraId="7F1A337D" w14:textId="77777777" w:rsidR="005F77B8" w:rsidRDefault="005F77B8"/>
    <w:p w14:paraId="2B364037" w14:textId="77777777" w:rsidR="005F77B8" w:rsidRDefault="00221247">
      <w:pPr>
        <w:rPr>
          <w:ins w:id="4" w:author="Vikas Radhakrishna Shetty" w:date="2018-11-17T00:18:00Z"/>
        </w:rPr>
      </w:pPr>
      <w:ins w:id="5" w:author="Vikas Radhakrishna Shetty" w:date="2018-11-17T00:18:00Z">
        <w:r>
          <w:t>Added by Vikas Shetty</w:t>
        </w:r>
      </w:ins>
    </w:p>
    <w:p w14:paraId="5B4A56EB" w14:textId="77777777" w:rsidR="005F77B8" w:rsidRDefault="005F77B8">
      <w:pPr>
        <w:rPr>
          <w:ins w:id="6" w:author="Vikas Radhakrishna Shetty" w:date="2018-11-17T00:18:00Z"/>
        </w:rPr>
      </w:pPr>
    </w:p>
    <w:p w14:paraId="4DF56683" w14:textId="77777777" w:rsidR="005F77B8" w:rsidRDefault="00221247">
      <w:pPr>
        <w:rPr>
          <w:ins w:id="7" w:author="Vikas Radhakrishna Shetty" w:date="2018-11-17T00:18:00Z"/>
        </w:rPr>
      </w:pPr>
      <w:ins w:id="8" w:author="Vikas Radhakrishna Shetty" w:date="2018-11-17T00:18:00Z">
        <w:r>
          <w:t xml:space="preserve">Oracle Index strategy: </w:t>
        </w:r>
      </w:ins>
    </w:p>
    <w:p w14:paraId="5A6A9411" w14:textId="77777777" w:rsidR="005F77B8" w:rsidRDefault="005F77B8">
      <w:pPr>
        <w:rPr>
          <w:ins w:id="9" w:author="Vikas Radhakrishna Shetty" w:date="2018-11-17T00:18:00Z"/>
        </w:rPr>
      </w:pPr>
    </w:p>
    <w:p w14:paraId="45BF4045" w14:textId="77777777" w:rsidR="005F77B8" w:rsidRDefault="00221247">
      <w:pPr>
        <w:rPr>
          <w:ins w:id="10" w:author="Vikas Radhakrishna Shetty" w:date="2018-11-17T00:18:00Z"/>
        </w:rPr>
      </w:pPr>
      <w:ins w:id="11" w:author="Vikas Radhakrishna Shetty" w:date="2018-11-17T00:18:00Z">
        <w:r>
          <w:t>In general, you should create an index on a column in any of the following situations:</w:t>
        </w:r>
      </w:ins>
    </w:p>
    <w:p w14:paraId="551166B7" w14:textId="77777777" w:rsidR="005F77B8" w:rsidRDefault="005F77B8">
      <w:pPr>
        <w:rPr>
          <w:ins w:id="12" w:author="Vikas Radhakrishna Shetty" w:date="2018-11-17T00:18:00Z"/>
        </w:rPr>
      </w:pPr>
    </w:p>
    <w:p w14:paraId="179E578B" w14:textId="77777777" w:rsidR="005F77B8" w:rsidRDefault="00221247">
      <w:pPr>
        <w:rPr>
          <w:ins w:id="13" w:author="Vikas Radhakrishna Shetty" w:date="2018-11-17T00:18:00Z"/>
        </w:rPr>
      </w:pPr>
      <w:ins w:id="14" w:author="Vikas Radhakrishna Shetty" w:date="2018-11-17T00:18:00Z">
        <w:r>
          <w:t>The column is queried frequently.</w:t>
        </w:r>
      </w:ins>
    </w:p>
    <w:p w14:paraId="309139E7" w14:textId="77777777" w:rsidR="005F77B8" w:rsidRDefault="00221247">
      <w:pPr>
        <w:rPr>
          <w:ins w:id="15" w:author="Vikas Radhakrishna Shetty" w:date="2018-11-17T00:18:00Z"/>
        </w:rPr>
      </w:pPr>
      <w:ins w:id="16" w:author="Vikas Radhakrishna Shetty" w:date="2018-11-17T00:18:00Z">
        <w:r>
          <w:t>A referential integrity constraint exists on the column.</w:t>
        </w:r>
      </w:ins>
    </w:p>
    <w:p w14:paraId="4E67148E" w14:textId="77777777" w:rsidR="005F77B8" w:rsidRDefault="00221247">
      <w:pPr>
        <w:rPr>
          <w:ins w:id="17" w:author="Vikas Radhakrishna Shetty" w:date="2018-11-17T00:18:00Z"/>
        </w:rPr>
      </w:pPr>
      <w:ins w:id="18" w:author="Vikas Radhakrishna Shetty" w:date="2018-11-17T00:18:00Z">
        <w:r>
          <w:t>A UNIQUE key integrity constraint exists on the column.</w:t>
        </w:r>
      </w:ins>
    </w:p>
    <w:p w14:paraId="638C69EB" w14:textId="77777777" w:rsidR="005F77B8" w:rsidRDefault="005F77B8">
      <w:pPr>
        <w:rPr>
          <w:ins w:id="19" w:author="Vikas Radhakrishna Shetty" w:date="2018-11-17T00:18:00Z"/>
        </w:rPr>
      </w:pPr>
    </w:p>
    <w:p w14:paraId="1CC85083" w14:textId="77777777" w:rsidR="005F77B8" w:rsidRDefault="00221247">
      <w:pPr>
        <w:rPr>
          <w:ins w:id="20" w:author="Vikas Radhakrishna Shetty" w:date="2018-11-17T00:18:00Z"/>
        </w:rPr>
      </w:pPr>
      <w:ins w:id="21" w:author="Vikas Radhakrishna Shetty" w:date="2018-11-17T00:18:00Z">
        <w:r>
          <w:t>Some columns are strong candidates for indexing. Columns with one or more of the following characteristics are good candidates for indexing:</w:t>
        </w:r>
      </w:ins>
    </w:p>
    <w:p w14:paraId="4BC579E5" w14:textId="77777777" w:rsidR="005F77B8" w:rsidRDefault="005F77B8">
      <w:pPr>
        <w:rPr>
          <w:ins w:id="22" w:author="Vikas Radhakrishna Shetty" w:date="2018-11-17T00:18:00Z"/>
        </w:rPr>
      </w:pPr>
    </w:p>
    <w:p w14:paraId="71E22AE4" w14:textId="77777777" w:rsidR="005F77B8" w:rsidRDefault="00221247">
      <w:pPr>
        <w:rPr>
          <w:ins w:id="23" w:author="Vikas Radhakrishna Shetty" w:date="2018-11-17T00:18:00Z"/>
        </w:rPr>
      </w:pPr>
      <w:ins w:id="24" w:author="Vikas Radhakrishna Shetty" w:date="2018-11-17T00:18:00Z">
        <w:r>
          <w:t>Values are unique in the column, or there are few duplica</w:t>
        </w:r>
        <w:r>
          <w:t>tes.</w:t>
        </w:r>
      </w:ins>
    </w:p>
    <w:p w14:paraId="0C9471D4" w14:textId="77777777" w:rsidR="005F77B8" w:rsidRDefault="00221247">
      <w:pPr>
        <w:rPr>
          <w:ins w:id="25" w:author="Vikas Radhakrishna Shetty" w:date="2018-11-17T00:18:00Z"/>
        </w:rPr>
      </w:pPr>
      <w:ins w:id="26" w:author="Vikas Radhakrishna Shetty" w:date="2018-11-17T00:18:00Z">
        <w:r>
          <w:t>There is a wide range of values (good for regular indexes).</w:t>
        </w:r>
      </w:ins>
    </w:p>
    <w:p w14:paraId="35DF9561" w14:textId="77777777" w:rsidR="005F77B8" w:rsidRDefault="00221247">
      <w:pPr>
        <w:rPr>
          <w:ins w:id="27" w:author="Vikas Radhakrishna Shetty" w:date="2018-11-17T00:18:00Z"/>
        </w:rPr>
      </w:pPr>
      <w:ins w:id="28" w:author="Vikas Radhakrishna Shetty" w:date="2018-11-17T00:18:00Z">
        <w:r>
          <w:t>There is a small range of values (good for bitmap indexes).</w:t>
        </w:r>
      </w:ins>
    </w:p>
    <w:p w14:paraId="5D726907" w14:textId="77777777" w:rsidR="005F77B8" w:rsidRDefault="00221247">
      <w:pPr>
        <w:rPr>
          <w:ins w:id="29" w:author="Vikas Radhakrishna Shetty" w:date="2018-11-17T00:18:00Z"/>
        </w:rPr>
      </w:pPr>
      <w:ins w:id="30" w:author="Vikas Radhakrishna Shetty" w:date="2018-11-17T00:18:00Z">
        <w:r>
          <w:t>The column contains many nulls, but queries often select all rows having a value. In this case, a comparison that matches all the n</w:t>
        </w:r>
        <w:r>
          <w:t>on-null values, such as:</w:t>
        </w:r>
      </w:ins>
    </w:p>
    <w:p w14:paraId="093413A1" w14:textId="77777777" w:rsidR="005F77B8" w:rsidRDefault="00221247">
      <w:pPr>
        <w:rPr>
          <w:ins w:id="31" w:author="Vikas Radhakrishna Shetty" w:date="2018-11-17T00:18:00Z"/>
        </w:rPr>
      </w:pPr>
      <w:ins w:id="32" w:author="Vikas Radhakrishna Shetty" w:date="2018-11-17T00:18:00Z">
        <w:r>
          <w:t>WHERE COL_X &gt;= -9.99 *</w:t>
        </w:r>
        <w:proofErr w:type="gramStart"/>
        <w:r>
          <w:t>power(</w:t>
        </w:r>
        <w:proofErr w:type="gramEnd"/>
        <w:r>
          <w:t>10,125)</w:t>
        </w:r>
      </w:ins>
    </w:p>
    <w:p w14:paraId="2DE1B20D" w14:textId="77777777" w:rsidR="005F77B8" w:rsidRDefault="005F77B8">
      <w:pPr>
        <w:rPr>
          <w:ins w:id="33" w:author="Vikas Radhakrishna Shetty" w:date="2018-11-17T00:18:00Z"/>
        </w:rPr>
      </w:pPr>
    </w:p>
    <w:p w14:paraId="467856CB" w14:textId="77777777" w:rsidR="005F77B8" w:rsidRDefault="00221247">
      <w:pPr>
        <w:rPr>
          <w:ins w:id="34" w:author="Vikas Radhakrishna Shetty" w:date="2018-11-17T00:18:00Z"/>
        </w:rPr>
      </w:pPr>
      <w:ins w:id="35" w:author="Vikas Radhakrishna Shetty" w:date="2018-11-17T00:18:00Z">
        <w:r>
          <w:t>is preferable to</w:t>
        </w:r>
      </w:ins>
    </w:p>
    <w:p w14:paraId="11A67AD2" w14:textId="77777777" w:rsidR="005F77B8" w:rsidRDefault="005F77B8">
      <w:pPr>
        <w:rPr>
          <w:ins w:id="36" w:author="Vikas Radhakrishna Shetty" w:date="2018-11-17T00:18:00Z"/>
        </w:rPr>
      </w:pPr>
    </w:p>
    <w:p w14:paraId="3AC2924C" w14:textId="77777777" w:rsidR="005F77B8" w:rsidRDefault="00221247">
      <w:pPr>
        <w:rPr>
          <w:ins w:id="37" w:author="Vikas Radhakrishna Shetty" w:date="2018-11-17T00:18:00Z"/>
        </w:rPr>
      </w:pPr>
      <w:ins w:id="38" w:author="Vikas Radhakrishna Shetty" w:date="2018-11-17T00:18:00Z">
        <w:r>
          <w:t>WHERE COL_X IS NOT NULL</w:t>
        </w:r>
      </w:ins>
    </w:p>
    <w:p w14:paraId="55733670" w14:textId="77777777" w:rsidR="005F77B8" w:rsidRDefault="005F77B8">
      <w:pPr>
        <w:rPr>
          <w:ins w:id="39" w:author="Vikas Radhakrishna Shetty" w:date="2018-11-17T00:18:00Z"/>
        </w:rPr>
      </w:pPr>
    </w:p>
    <w:p w14:paraId="3FFC55CE" w14:textId="77777777" w:rsidR="005F77B8" w:rsidRDefault="00221247">
      <w:pPr>
        <w:rPr>
          <w:ins w:id="40" w:author="Vikas Radhakrishna Shetty" w:date="2018-11-17T00:18:00Z"/>
        </w:rPr>
      </w:pPr>
      <w:ins w:id="41" w:author="Vikas Radhakrishna Shetty" w:date="2018-11-17T00:18:00Z">
        <w:r>
          <w:t>This is because the first uses an index on COL_X (assuming that COL_X is a numeric column).</w:t>
        </w:r>
      </w:ins>
    </w:p>
    <w:p w14:paraId="4E74A7FC" w14:textId="77777777" w:rsidR="005F77B8" w:rsidRDefault="005F77B8">
      <w:pPr>
        <w:rPr>
          <w:ins w:id="42" w:author="Vikas Radhakrishna Shetty" w:date="2018-11-17T00:18:00Z"/>
        </w:rPr>
      </w:pPr>
    </w:p>
    <w:p w14:paraId="6C5D5AD1" w14:textId="77777777" w:rsidR="005F77B8" w:rsidRDefault="00221247">
      <w:pPr>
        <w:rPr>
          <w:ins w:id="43" w:author="Vikas Radhakrishna Shetty" w:date="2018-11-17T00:18:00Z"/>
        </w:rPr>
      </w:pPr>
      <w:ins w:id="44" w:author="Vikas Radhakrishna Shetty" w:date="2018-11-17T00:18:00Z">
        <w:r>
          <w:lastRenderedPageBreak/>
          <w:t>Columns with the following characteristics are less suitab</w:t>
        </w:r>
        <w:r>
          <w:t>le for indexing:</w:t>
        </w:r>
      </w:ins>
    </w:p>
    <w:p w14:paraId="5471EFD2" w14:textId="77777777" w:rsidR="005F77B8" w:rsidRDefault="005F77B8">
      <w:pPr>
        <w:rPr>
          <w:ins w:id="45" w:author="Vikas Radhakrishna Shetty" w:date="2018-11-17T00:18:00Z"/>
        </w:rPr>
      </w:pPr>
    </w:p>
    <w:p w14:paraId="320A3AB5" w14:textId="77777777" w:rsidR="005F77B8" w:rsidRDefault="00221247">
      <w:pPr>
        <w:rPr>
          <w:ins w:id="46" w:author="Vikas Radhakrishna Shetty" w:date="2018-11-17T00:18:00Z"/>
        </w:rPr>
      </w:pPr>
      <w:ins w:id="47" w:author="Vikas Radhakrishna Shetty" w:date="2018-11-17T00:18:00Z">
        <w:r>
          <w:t xml:space="preserve">There are many nulls in the </w:t>
        </w:r>
        <w:proofErr w:type="gramStart"/>
        <w:r>
          <w:t>column</w:t>
        </w:r>
        <w:proofErr w:type="gramEnd"/>
        <w:r>
          <w:t xml:space="preserve"> and you do not search on the non-null values.</w:t>
        </w:r>
      </w:ins>
    </w:p>
    <w:p w14:paraId="4D7B0F6A" w14:textId="77777777" w:rsidR="005F77B8" w:rsidRDefault="005F77B8"/>
    <w:p w14:paraId="050B314D" w14:textId="77777777" w:rsidR="005F77B8" w:rsidRDefault="005F77B8"/>
    <w:p w14:paraId="196EF7A5" w14:textId="77777777" w:rsidR="005F77B8" w:rsidRDefault="005F77B8"/>
    <w:p w14:paraId="511F2FE9" w14:textId="77777777" w:rsidR="005F77B8" w:rsidRDefault="005F77B8"/>
    <w:p w14:paraId="347DD59D" w14:textId="77777777" w:rsidR="005F77B8" w:rsidRDefault="00221247">
      <w:pPr>
        <w:numPr>
          <w:ilvl w:val="0"/>
          <w:numId w:val="6"/>
        </w:numPr>
      </w:pPr>
      <w:r>
        <w:t xml:space="preserve">Hive </w:t>
      </w:r>
      <w:proofErr w:type="spellStart"/>
      <w:r>
        <w:t>sql</w:t>
      </w:r>
      <w:proofErr w:type="spellEnd"/>
      <w:r>
        <w:t xml:space="preserve"> (all 5)</w:t>
      </w:r>
    </w:p>
    <w:p w14:paraId="5A78A4F3" w14:textId="77777777" w:rsidR="005F77B8" w:rsidRDefault="005F77B8"/>
    <w:p w14:paraId="615CF1F7" w14:textId="77777777" w:rsidR="005F77B8" w:rsidRDefault="00221247">
      <w:pPr>
        <w:numPr>
          <w:ilvl w:val="0"/>
          <w:numId w:val="6"/>
        </w:numPr>
      </w:pPr>
      <w:r>
        <w:t>Research Paper</w:t>
      </w:r>
    </w:p>
    <w:p w14:paraId="45BB7BF4" w14:textId="77777777" w:rsidR="005F77B8" w:rsidRDefault="005F77B8"/>
    <w:p w14:paraId="448F16B5" w14:textId="77777777" w:rsidR="005F77B8" w:rsidRDefault="00221247">
      <w:pPr>
        <w:numPr>
          <w:ilvl w:val="0"/>
          <w:numId w:val="13"/>
        </w:numPr>
      </w:pPr>
      <w:r>
        <w:t>Create presentation for project</w:t>
      </w:r>
    </w:p>
    <w:p w14:paraId="4066FA24" w14:textId="77777777" w:rsidR="005F77B8" w:rsidRDefault="005F77B8"/>
    <w:p w14:paraId="49970F7E" w14:textId="77777777" w:rsidR="005F77B8" w:rsidRDefault="005F77B8"/>
    <w:sectPr w:rsidR="005F77B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hraddhaben Padariya" w:date="2018-11-14T20:04:00Z" w:initials="">
    <w:p w14:paraId="3FAAB1F6" w14:textId="77777777" w:rsidR="005F77B8" w:rsidRDefault="002212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https://docs.hortonworks.com/HDPDocuments/HDP2/HDP-2.6.5/bk_data-access/content/moving_data_from_hdfs_to_hive_external_table_method.html</w:t>
      </w:r>
    </w:p>
  </w:comment>
  <w:comment w:id="2" w:author="Shraddhaben Padariya" w:date="2018-11-14T20:04:00Z" w:initials="">
    <w:p w14:paraId="127A1298" w14:textId="77777777" w:rsidR="005F77B8" w:rsidRDefault="002212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https://docs.hortonworks.com/HDPDocuments/HDP2/HDP-2.6.5/bk_data-access/content/moving_data_from_hdfs_to_hive_external_</w:t>
      </w:r>
      <w:r>
        <w:rPr>
          <w:color w:val="000000"/>
        </w:rPr>
        <w:t>table_method.html</w:t>
      </w:r>
    </w:p>
  </w:comment>
  <w:comment w:id="3" w:author="Shraddhaben Padariya" w:date="2018-11-13T22:30:00Z" w:initials="">
    <w:p w14:paraId="70281E18" w14:textId="77777777" w:rsidR="005F77B8" w:rsidRDefault="002212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table creation from csv file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AAB1F6" w15:done="0"/>
  <w15:commentEx w15:paraId="127A1298" w15:done="0"/>
  <w15:commentEx w15:paraId="70281E1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AAB1F6" w16cid:durableId="20AE0827"/>
  <w16cid:commentId w16cid:paraId="127A1298" w16cid:durableId="20AE0828"/>
  <w16cid:commentId w16cid:paraId="70281E18" w16cid:durableId="20AE082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66DD5"/>
    <w:multiLevelType w:val="multilevel"/>
    <w:tmpl w:val="BBB6A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211F8"/>
    <w:multiLevelType w:val="multilevel"/>
    <w:tmpl w:val="1A5C7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BF1FB7"/>
    <w:multiLevelType w:val="multilevel"/>
    <w:tmpl w:val="ECFC2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34453B"/>
    <w:multiLevelType w:val="multilevel"/>
    <w:tmpl w:val="3C6690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F055EC"/>
    <w:multiLevelType w:val="multilevel"/>
    <w:tmpl w:val="2C9E30D4"/>
    <w:lvl w:ilvl="0">
      <w:start w:val="1"/>
      <w:numFmt w:val="bullet"/>
      <w:lvlText w:val="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E82BED"/>
    <w:multiLevelType w:val="multilevel"/>
    <w:tmpl w:val="A65A441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8373E0"/>
    <w:multiLevelType w:val="multilevel"/>
    <w:tmpl w:val="312E3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776E25"/>
    <w:multiLevelType w:val="multilevel"/>
    <w:tmpl w:val="BDC49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0D34E9"/>
    <w:multiLevelType w:val="multilevel"/>
    <w:tmpl w:val="3EE08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E45ED4"/>
    <w:multiLevelType w:val="multilevel"/>
    <w:tmpl w:val="88BC2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2A3F7D"/>
    <w:multiLevelType w:val="multilevel"/>
    <w:tmpl w:val="C77EB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3F3A21"/>
    <w:multiLevelType w:val="multilevel"/>
    <w:tmpl w:val="6254C3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0B7085B"/>
    <w:multiLevelType w:val="multilevel"/>
    <w:tmpl w:val="734E12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3A13248"/>
    <w:multiLevelType w:val="multilevel"/>
    <w:tmpl w:val="77AEB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12"/>
  </w:num>
  <w:num w:numId="4">
    <w:abstractNumId w:val="9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7B8"/>
    <w:rsid w:val="00221247"/>
    <w:rsid w:val="00514DA8"/>
    <w:rsid w:val="005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777AF"/>
  <w15:docId w15:val="{B7F98B20-5251-8442-BA8E-DB4CE475A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DA8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DA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pdfs.semanticscholar.org/ae03/35f556cb67692d35ec1262155c3b0861104f.pd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hyperlink" Target="mailto:bigdata01@linux.scudc.scu.ed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bigdata01@linux.scudc.scu.ed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microsoft.com/office/2011/relationships/commentsExtended" Target="commentsExtended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Saurabh  Somani</cp:lastModifiedBy>
  <cp:revision>2</cp:revision>
  <dcterms:created xsi:type="dcterms:W3CDTF">2019-06-14T18:48:00Z</dcterms:created>
  <dcterms:modified xsi:type="dcterms:W3CDTF">2019-06-14T19:22:00Z</dcterms:modified>
</cp:coreProperties>
</file>